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57BB" w14:textId="77777777" w:rsidR="00092E67" w:rsidRDefault="00092E67" w:rsidP="00092E67">
      <w:pPr>
        <w:rPr>
          <w:lang w:val="en-GB"/>
        </w:rPr>
      </w:pPr>
      <w:r>
        <w:rPr>
          <w:lang w:val="en-GB"/>
        </w:rPr>
        <w:t>Quiz Questions – Embedded Linux</w:t>
      </w:r>
    </w:p>
    <w:p w14:paraId="79A098D1" w14:textId="77777777" w:rsidR="00092E67" w:rsidRDefault="00092E67" w:rsidP="00092E67">
      <w:pPr>
        <w:rPr>
          <w:lang w:val="en-GB"/>
        </w:rPr>
      </w:pPr>
    </w:p>
    <w:p w14:paraId="21137BBE" w14:textId="06A73984" w:rsidR="00092E67" w:rsidRDefault="00092E67" w:rsidP="00092E67">
      <w:pPr>
        <w:rPr>
          <w:lang w:val="en-GB"/>
        </w:rPr>
      </w:pPr>
      <w:r>
        <w:rPr>
          <w:lang w:val="en-GB"/>
        </w:rPr>
        <w:t>Lecture 6:</w:t>
      </w:r>
    </w:p>
    <w:p w14:paraId="58562809" w14:textId="7C4ACC1D" w:rsidR="00003002" w:rsidRDefault="00003002" w:rsidP="00092E67">
      <w:pPr>
        <w:rPr>
          <w:lang w:val="en-GB"/>
        </w:rPr>
      </w:pPr>
    </w:p>
    <w:p w14:paraId="5C85757C" w14:textId="6CD69DEB" w:rsidR="00003002" w:rsidRDefault="00003002" w:rsidP="00092E67">
      <w:pPr>
        <w:rPr>
          <w:lang w:val="en-GB"/>
        </w:rPr>
      </w:pPr>
      <w:r>
        <w:rPr>
          <w:lang w:val="en-GB"/>
        </w:rPr>
        <w:t>Question 1 – “</w:t>
      </w:r>
      <w:r w:rsidR="005512FF">
        <w:rPr>
          <w:lang w:val="en-GB"/>
        </w:rPr>
        <w:t>Wh</w:t>
      </w:r>
      <w:r w:rsidR="00EB0A6E">
        <w:rPr>
          <w:lang w:val="en-GB"/>
        </w:rPr>
        <w:t>ich virtual file system function</w:t>
      </w:r>
      <w:r w:rsidR="005512FF">
        <w:rPr>
          <w:lang w:val="en-GB"/>
        </w:rPr>
        <w:t xml:space="preserve"> is t</w:t>
      </w:r>
      <w:r w:rsidR="00EB0A6E">
        <w:rPr>
          <w:lang w:val="en-GB"/>
        </w:rPr>
        <w:t>he device function “Reset” associated to?</w:t>
      </w:r>
      <w:r>
        <w:rPr>
          <w:lang w:val="en-GB"/>
        </w:rPr>
        <w:t>”</w:t>
      </w:r>
    </w:p>
    <w:p w14:paraId="678A1ADD" w14:textId="689652E8" w:rsidR="00EB0A6E" w:rsidRDefault="006E756A" w:rsidP="00EB0A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</w:t>
      </w:r>
    </w:p>
    <w:p w14:paraId="14766705" w14:textId="69F786D7" w:rsidR="00EB0A6E" w:rsidRPr="006E756A" w:rsidRDefault="006E756A" w:rsidP="00EB0A6E">
      <w:pPr>
        <w:pStyle w:val="ListParagraph"/>
        <w:numPr>
          <w:ilvl w:val="0"/>
          <w:numId w:val="1"/>
        </w:numPr>
        <w:rPr>
          <w:b/>
          <w:lang w:val="en-GB"/>
        </w:rPr>
      </w:pPr>
      <w:r w:rsidRPr="006E756A">
        <w:rPr>
          <w:b/>
          <w:lang w:val="en-GB"/>
        </w:rPr>
        <w:t>Open</w:t>
      </w:r>
    </w:p>
    <w:p w14:paraId="57FCC9E9" w14:textId="74EC2299" w:rsidR="006E756A" w:rsidRDefault="006E756A" w:rsidP="00EB0A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</w:t>
      </w:r>
    </w:p>
    <w:p w14:paraId="21F83B6C" w14:textId="6C0423E3" w:rsidR="006E756A" w:rsidRPr="00EB0A6E" w:rsidRDefault="006E756A" w:rsidP="00EB0A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Release</w:t>
      </w:r>
    </w:p>
    <w:p w14:paraId="48A0A6A6" w14:textId="13D027DD" w:rsidR="00C80E8C" w:rsidRDefault="00C80E8C"/>
    <w:p w14:paraId="33961411" w14:textId="4E249E01" w:rsidR="00161073" w:rsidRDefault="00161073">
      <w:r>
        <w:t>Question 2 – “</w:t>
      </w:r>
      <w:r>
        <w:rPr>
          <w:lang w:val="en-GB"/>
        </w:rPr>
        <w:t>Which virtual file system function is the device function “</w:t>
      </w:r>
      <w:r w:rsidR="00440783">
        <w:rPr>
          <w:lang w:val="en-GB"/>
        </w:rPr>
        <w:t>Power-off</w:t>
      </w:r>
      <w:r>
        <w:rPr>
          <w:lang w:val="en-GB"/>
        </w:rPr>
        <w:t>” associated to?</w:t>
      </w:r>
      <w:r>
        <w:t>”</w:t>
      </w:r>
    </w:p>
    <w:p w14:paraId="6DCE76AF" w14:textId="31A73F0D" w:rsidR="00440783" w:rsidRDefault="00440783" w:rsidP="00440783">
      <w:pPr>
        <w:pStyle w:val="ListParagraph"/>
        <w:numPr>
          <w:ilvl w:val="0"/>
          <w:numId w:val="5"/>
        </w:numPr>
      </w:pPr>
      <w:r>
        <w:t>Write</w:t>
      </w:r>
    </w:p>
    <w:p w14:paraId="15B508D9" w14:textId="782A9974" w:rsidR="00440783" w:rsidRDefault="00440783" w:rsidP="00440783">
      <w:pPr>
        <w:pStyle w:val="ListParagraph"/>
        <w:numPr>
          <w:ilvl w:val="0"/>
          <w:numId w:val="5"/>
        </w:numPr>
      </w:pPr>
      <w:r>
        <w:t>Open</w:t>
      </w:r>
    </w:p>
    <w:p w14:paraId="6BF0D777" w14:textId="29180CE7" w:rsidR="00440783" w:rsidRDefault="00440783" w:rsidP="00440783">
      <w:pPr>
        <w:pStyle w:val="ListParagraph"/>
        <w:numPr>
          <w:ilvl w:val="0"/>
          <w:numId w:val="5"/>
        </w:numPr>
      </w:pPr>
      <w:r>
        <w:t>Read</w:t>
      </w:r>
    </w:p>
    <w:p w14:paraId="422D61CB" w14:textId="5CE2E0D0" w:rsidR="00440783" w:rsidRDefault="00440783" w:rsidP="00440783">
      <w:pPr>
        <w:pStyle w:val="ListParagraph"/>
        <w:numPr>
          <w:ilvl w:val="0"/>
          <w:numId w:val="5"/>
        </w:numPr>
        <w:rPr>
          <w:ins w:id="0" w:author="Jeremy Singer" w:date="2025-04-21T15:25:00Z" w16du:dateUtc="2025-04-21T14:25:00Z"/>
          <w:b/>
        </w:rPr>
      </w:pPr>
      <w:r w:rsidRPr="00440783">
        <w:rPr>
          <w:b/>
        </w:rPr>
        <w:t>Release</w:t>
      </w:r>
    </w:p>
    <w:p w14:paraId="0D9A279D" w14:textId="77777777" w:rsidR="006250DD" w:rsidRDefault="006250DD" w:rsidP="006250DD">
      <w:pPr>
        <w:rPr>
          <w:ins w:id="1" w:author="Jeremy Singer" w:date="2025-04-21T15:25:00Z" w16du:dateUtc="2025-04-21T14:25:00Z"/>
          <w:b/>
        </w:rPr>
      </w:pPr>
    </w:p>
    <w:p w14:paraId="729534FF" w14:textId="77206BA8" w:rsidR="006250DD" w:rsidRDefault="006250DD" w:rsidP="006250DD">
      <w:pPr>
        <w:rPr>
          <w:ins w:id="2" w:author="Jeremy Singer" w:date="2025-04-21T15:25:00Z" w16du:dateUtc="2025-04-21T14:25:00Z"/>
        </w:rPr>
      </w:pPr>
      <w:ins w:id="3" w:author="Jeremy Singer" w:date="2025-04-21T15:25:00Z" w16du:dateUtc="2025-04-21T14:25:00Z">
        <w:r>
          <w:t xml:space="preserve">Question </w:t>
        </w:r>
        <w:r>
          <w:t>3</w:t>
        </w:r>
        <w:r>
          <w:t xml:space="preserve"> – “What is </w:t>
        </w:r>
        <w:r w:rsidR="00A3127D">
          <w:t xml:space="preserve">the purpose of the </w:t>
        </w:r>
      </w:ins>
      <w:ins w:id="4" w:author="Jeremy Singer" w:date="2025-04-21T15:26:00Z" w16du:dateUtc="2025-04-21T14:26:00Z">
        <w:r w:rsidR="00A3127D">
          <w:t>“</w:t>
        </w:r>
      </w:ins>
      <w:proofErr w:type="spellStart"/>
      <w:ins w:id="5" w:author="Jeremy Singer" w:date="2025-04-21T15:25:00Z" w16du:dateUtc="2025-04-21T14:25:00Z">
        <w:r w:rsidR="00A3127D">
          <w:t>gpio_request</w:t>
        </w:r>
      </w:ins>
      <w:proofErr w:type="spellEnd"/>
      <w:ins w:id="6" w:author="Jeremy Singer" w:date="2025-04-21T15:26:00Z" w16du:dateUtc="2025-04-21T14:26:00Z">
        <w:r w:rsidR="00A3127D">
          <w:t>”</w:t>
        </w:r>
      </w:ins>
      <w:ins w:id="7" w:author="Jeremy Singer" w:date="2025-04-21T15:25:00Z" w16du:dateUtc="2025-04-21T14:25:00Z">
        <w:r w:rsidR="00A3127D">
          <w:t xml:space="preserve"> function?</w:t>
        </w:r>
      </w:ins>
    </w:p>
    <w:p w14:paraId="611F05B5" w14:textId="4B6C44B9" w:rsidR="006250DD" w:rsidRPr="00A3127D" w:rsidRDefault="006250DD" w:rsidP="006250DD">
      <w:pPr>
        <w:pStyle w:val="ListParagraph"/>
        <w:numPr>
          <w:ilvl w:val="0"/>
          <w:numId w:val="4"/>
        </w:numPr>
        <w:rPr>
          <w:ins w:id="8" w:author="Jeremy Singer" w:date="2025-04-21T15:25:00Z" w16du:dateUtc="2025-04-21T14:25:00Z"/>
          <w:bCs/>
          <w:rPrChange w:id="9" w:author="Jeremy Singer" w:date="2025-04-21T15:26:00Z" w16du:dateUtc="2025-04-21T14:26:00Z">
            <w:rPr>
              <w:ins w:id="10" w:author="Jeremy Singer" w:date="2025-04-21T15:25:00Z" w16du:dateUtc="2025-04-21T14:25:00Z"/>
              <w:b/>
            </w:rPr>
          </w:rPrChange>
        </w:rPr>
      </w:pPr>
      <w:ins w:id="11" w:author="Jeremy Singer" w:date="2025-04-21T15:25:00Z" w16du:dateUtc="2025-04-21T14:25:00Z">
        <w:r w:rsidRPr="00A3127D">
          <w:rPr>
            <w:bCs/>
            <w:rPrChange w:id="12" w:author="Jeremy Singer" w:date="2025-04-21T15:26:00Z" w16du:dateUtc="2025-04-21T14:26:00Z">
              <w:rPr>
                <w:b/>
              </w:rPr>
            </w:rPrChange>
          </w:rPr>
          <w:t xml:space="preserve"> </w:t>
        </w:r>
      </w:ins>
      <w:ins w:id="13" w:author="Jeremy Singer" w:date="2025-04-21T15:28:00Z" w16du:dateUtc="2025-04-21T14:28:00Z">
        <w:r w:rsidR="00E94FA9">
          <w:rPr>
            <w:bCs/>
          </w:rPr>
          <w:t xml:space="preserve">It transmits </w:t>
        </w:r>
        <w:r w:rsidR="00037165">
          <w:rPr>
            <w:bCs/>
          </w:rPr>
          <w:t>one bit o</w:t>
        </w:r>
      </w:ins>
      <w:ins w:id="14" w:author="Jeremy Singer" w:date="2025-04-21T15:29:00Z" w16du:dateUtc="2025-04-21T14:29:00Z">
        <w:r w:rsidR="00037165">
          <w:rPr>
            <w:bCs/>
          </w:rPr>
          <w:t xml:space="preserve">f </w:t>
        </w:r>
      </w:ins>
      <w:ins w:id="15" w:author="Jeremy Singer" w:date="2025-04-21T15:28:00Z" w16du:dateUtc="2025-04-21T14:28:00Z">
        <w:r w:rsidR="00E94FA9">
          <w:rPr>
            <w:bCs/>
          </w:rPr>
          <w:t>data on the specified GPIO line</w:t>
        </w:r>
      </w:ins>
    </w:p>
    <w:p w14:paraId="7E2AE052" w14:textId="377EE0EF" w:rsidR="006250DD" w:rsidRDefault="006250DD" w:rsidP="006250DD">
      <w:pPr>
        <w:pStyle w:val="ListParagraph"/>
        <w:numPr>
          <w:ilvl w:val="0"/>
          <w:numId w:val="4"/>
        </w:numPr>
        <w:rPr>
          <w:ins w:id="16" w:author="Jeremy Singer" w:date="2025-04-21T15:25:00Z" w16du:dateUtc="2025-04-21T14:25:00Z"/>
        </w:rPr>
      </w:pPr>
      <w:ins w:id="17" w:author="Jeremy Singer" w:date="2025-04-21T15:25:00Z" w16du:dateUtc="2025-04-21T14:25:00Z">
        <w:r>
          <w:t xml:space="preserve"> </w:t>
        </w:r>
      </w:ins>
      <w:ins w:id="18" w:author="Jeremy Singer" w:date="2025-04-21T15:27:00Z" w16du:dateUtc="2025-04-21T14:27:00Z">
        <w:r w:rsidR="00A3127D">
          <w:t>It checks whether any GPIO line is available for use</w:t>
        </w:r>
      </w:ins>
    </w:p>
    <w:p w14:paraId="4DEC9563" w14:textId="5786E7AA" w:rsidR="006250DD" w:rsidRPr="00A3127D" w:rsidRDefault="006250DD" w:rsidP="006250DD">
      <w:pPr>
        <w:pStyle w:val="ListParagraph"/>
        <w:numPr>
          <w:ilvl w:val="0"/>
          <w:numId w:val="4"/>
        </w:numPr>
        <w:rPr>
          <w:ins w:id="19" w:author="Jeremy Singer" w:date="2025-04-21T15:25:00Z" w16du:dateUtc="2025-04-21T14:25:00Z"/>
          <w:b/>
          <w:bCs/>
          <w:rPrChange w:id="20" w:author="Jeremy Singer" w:date="2025-04-21T15:26:00Z" w16du:dateUtc="2025-04-21T14:26:00Z">
            <w:rPr>
              <w:ins w:id="21" w:author="Jeremy Singer" w:date="2025-04-21T15:25:00Z" w16du:dateUtc="2025-04-21T14:25:00Z"/>
            </w:rPr>
          </w:rPrChange>
        </w:rPr>
      </w:pPr>
      <w:ins w:id="22" w:author="Jeremy Singer" w:date="2025-04-21T15:25:00Z" w16du:dateUtc="2025-04-21T14:25:00Z">
        <w:r w:rsidRPr="00A3127D">
          <w:rPr>
            <w:b/>
            <w:bCs/>
            <w:rPrChange w:id="23" w:author="Jeremy Singer" w:date="2025-04-21T15:26:00Z" w16du:dateUtc="2025-04-21T14:26:00Z">
              <w:rPr/>
            </w:rPrChange>
          </w:rPr>
          <w:t xml:space="preserve"> </w:t>
        </w:r>
      </w:ins>
      <w:ins w:id="24" w:author="Jeremy Singer" w:date="2025-04-21T15:26:00Z">
        <w:r w:rsidR="00A3127D" w:rsidRPr="00A3127D">
          <w:rPr>
            <w:b/>
            <w:bCs/>
            <w:rPrChange w:id="25" w:author="Jeremy Singer" w:date="2025-04-21T15:26:00Z" w16du:dateUtc="2025-04-21T14:26:00Z">
              <w:rPr/>
            </w:rPrChange>
          </w:rPr>
          <w:t xml:space="preserve">It checks whether the </w:t>
        </w:r>
      </w:ins>
      <w:ins w:id="26" w:author="Jeremy Singer" w:date="2025-04-21T15:26:00Z" w16du:dateUtc="2025-04-21T14:26:00Z">
        <w:r w:rsidR="00A3127D">
          <w:rPr>
            <w:b/>
            <w:bCs/>
          </w:rPr>
          <w:t>specified</w:t>
        </w:r>
      </w:ins>
      <w:ins w:id="27" w:author="Jeremy Singer" w:date="2025-04-21T15:26:00Z">
        <w:r w:rsidR="00A3127D" w:rsidRPr="00A3127D">
          <w:rPr>
            <w:b/>
            <w:bCs/>
            <w:rPrChange w:id="28" w:author="Jeremy Singer" w:date="2025-04-21T15:26:00Z" w16du:dateUtc="2025-04-21T14:26:00Z">
              <w:rPr/>
            </w:rPrChange>
          </w:rPr>
          <w:t xml:space="preserve"> GPIO </w:t>
        </w:r>
      </w:ins>
      <w:ins w:id="29" w:author="Jeremy Singer" w:date="2025-04-21T15:26:00Z" w16du:dateUtc="2025-04-21T14:26:00Z">
        <w:r w:rsidR="00A3127D" w:rsidRPr="00A3127D">
          <w:rPr>
            <w:b/>
            <w:bCs/>
            <w:rPrChange w:id="30" w:author="Jeremy Singer" w:date="2025-04-21T15:26:00Z" w16du:dateUtc="2025-04-21T14:26:00Z">
              <w:rPr/>
            </w:rPrChange>
          </w:rPr>
          <w:t xml:space="preserve">line </w:t>
        </w:r>
      </w:ins>
      <w:ins w:id="31" w:author="Jeremy Singer" w:date="2025-04-21T15:26:00Z">
        <w:r w:rsidR="00A3127D" w:rsidRPr="00A3127D">
          <w:rPr>
            <w:b/>
            <w:bCs/>
            <w:rPrChange w:id="32" w:author="Jeremy Singer" w:date="2025-04-21T15:26:00Z" w16du:dateUtc="2025-04-21T14:26:00Z">
              <w:rPr/>
            </w:rPrChange>
          </w:rPr>
          <w:t xml:space="preserve">is available, and if </w:t>
        </w:r>
      </w:ins>
      <w:ins w:id="33" w:author="Jeremy Singer" w:date="2025-04-21T15:26:00Z" w16du:dateUtc="2025-04-21T14:26:00Z">
        <w:r w:rsidR="00A3127D" w:rsidRPr="00A3127D">
          <w:rPr>
            <w:b/>
            <w:bCs/>
            <w:rPrChange w:id="34" w:author="Jeremy Singer" w:date="2025-04-21T15:26:00Z" w16du:dateUtc="2025-04-21T14:26:00Z">
              <w:rPr/>
            </w:rPrChange>
          </w:rPr>
          <w:t>so</w:t>
        </w:r>
      </w:ins>
      <w:ins w:id="35" w:author="Jeremy Singer" w:date="2025-04-21T15:26:00Z">
        <w:r w:rsidR="00A3127D" w:rsidRPr="00A3127D">
          <w:rPr>
            <w:b/>
            <w:bCs/>
            <w:rPrChange w:id="36" w:author="Jeremy Singer" w:date="2025-04-21T15:26:00Z" w16du:dateUtc="2025-04-21T14:26:00Z">
              <w:rPr/>
            </w:rPrChange>
          </w:rPr>
          <w:t>, reserves it</w:t>
        </w:r>
      </w:ins>
    </w:p>
    <w:p w14:paraId="082BCA83" w14:textId="4B1FBE65" w:rsidR="006250DD" w:rsidRDefault="00A3127D" w:rsidP="006250DD">
      <w:pPr>
        <w:pStyle w:val="ListParagraph"/>
        <w:numPr>
          <w:ilvl w:val="0"/>
          <w:numId w:val="4"/>
        </w:numPr>
        <w:rPr>
          <w:ins w:id="37" w:author="Jeremy Singer" w:date="2025-04-21T15:25:00Z" w16du:dateUtc="2025-04-21T14:25:00Z"/>
        </w:rPr>
      </w:pPr>
      <w:ins w:id="38" w:author="Jeremy Singer" w:date="2025-04-21T15:26:00Z" w16du:dateUtc="2025-04-21T14:26:00Z">
        <w:r>
          <w:t>It releases the specified GPIO resource after usage</w:t>
        </w:r>
      </w:ins>
    </w:p>
    <w:p w14:paraId="1C4CB3D5" w14:textId="77777777" w:rsidR="006250DD" w:rsidRPr="006250DD" w:rsidRDefault="006250DD" w:rsidP="006250DD">
      <w:pPr>
        <w:rPr>
          <w:b/>
          <w:rPrChange w:id="39" w:author="Jeremy Singer" w:date="2025-04-21T15:25:00Z" w16du:dateUtc="2025-04-21T14:25:00Z">
            <w:rPr/>
          </w:rPrChange>
        </w:rPr>
        <w:pPrChange w:id="40" w:author="Jeremy Singer" w:date="2025-04-21T15:25:00Z" w16du:dateUtc="2025-04-21T14:25:00Z">
          <w:pPr>
            <w:pStyle w:val="ListParagraph"/>
            <w:numPr>
              <w:numId w:val="5"/>
            </w:numPr>
            <w:ind w:hanging="360"/>
          </w:pPr>
        </w:pPrChange>
      </w:pPr>
    </w:p>
    <w:p w14:paraId="6E3B9CF9" w14:textId="77777777" w:rsidR="00161073" w:rsidRDefault="00161073"/>
    <w:p w14:paraId="706D9AEB" w14:textId="093258CF" w:rsidR="006E756A" w:rsidRDefault="006E756A">
      <w:r>
        <w:t xml:space="preserve">Question </w:t>
      </w:r>
      <w:ins w:id="41" w:author="Jeremy Singer" w:date="2025-04-21T15:25:00Z" w16du:dateUtc="2025-04-21T14:25:00Z">
        <w:r w:rsidR="006250DD">
          <w:t>4</w:t>
        </w:r>
      </w:ins>
      <w:del w:id="42" w:author="Jeremy Singer" w:date="2025-04-21T15:25:00Z" w16du:dateUtc="2025-04-21T14:25:00Z">
        <w:r w:rsidR="00161073" w:rsidDel="006250DD">
          <w:delText>3</w:delText>
        </w:r>
      </w:del>
      <w:r>
        <w:t xml:space="preserve"> – “</w:t>
      </w:r>
      <w:r w:rsidR="00487FA7">
        <w:t>What is a potential problem caused by interrupt handlers?</w:t>
      </w:r>
      <w:r>
        <w:t>”</w:t>
      </w:r>
    </w:p>
    <w:p w14:paraId="5B34536E" w14:textId="28870194" w:rsidR="00487FA7" w:rsidRDefault="00174F15" w:rsidP="00BB219B">
      <w:pPr>
        <w:pStyle w:val="ListParagraph"/>
        <w:numPr>
          <w:ilvl w:val="0"/>
          <w:numId w:val="3"/>
        </w:numPr>
      </w:pPr>
      <w:r>
        <w:t>Crashes the system</w:t>
      </w:r>
      <w:r w:rsidR="00BB219B">
        <w:t xml:space="preserve"> </w:t>
      </w:r>
    </w:p>
    <w:p w14:paraId="2119F330" w14:textId="37CE038B" w:rsidR="00BB219B" w:rsidRDefault="00CE6FFF" w:rsidP="00BB219B">
      <w:pPr>
        <w:pStyle w:val="ListParagraph"/>
        <w:numPr>
          <w:ilvl w:val="0"/>
          <w:numId w:val="3"/>
        </w:numPr>
      </w:pPr>
      <w:r>
        <w:t>Causes the kernel to lose track of ongoing tasks</w:t>
      </w:r>
    </w:p>
    <w:p w14:paraId="3C9427EF" w14:textId="6BFE9C08" w:rsidR="00EF1A65" w:rsidRDefault="00BB219B" w:rsidP="00EF1A65">
      <w:pPr>
        <w:pStyle w:val="ListParagraph"/>
        <w:numPr>
          <w:ilvl w:val="0"/>
          <w:numId w:val="3"/>
        </w:numPr>
        <w:rPr>
          <w:b/>
        </w:rPr>
      </w:pPr>
      <w:r w:rsidRPr="00BB219B">
        <w:rPr>
          <w:b/>
        </w:rPr>
        <w:t xml:space="preserve">Increased latency </w:t>
      </w:r>
    </w:p>
    <w:p w14:paraId="2E8798E5" w14:textId="65B48A9D" w:rsidR="00EF1A65" w:rsidRPr="00EF1A65" w:rsidRDefault="00EF1A65" w:rsidP="00EF1A65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Reduces the CPU clock speed</w:t>
      </w:r>
    </w:p>
    <w:p w14:paraId="4BF51458" w14:textId="756AC243" w:rsidR="00BB219B" w:rsidRDefault="00BB219B" w:rsidP="00CE6FFF">
      <w:pPr>
        <w:pStyle w:val="ListParagraph"/>
      </w:pPr>
    </w:p>
    <w:p w14:paraId="5FB89AEB" w14:textId="2DE41486" w:rsidR="001D40A8" w:rsidRDefault="001D40A8" w:rsidP="001D40A8"/>
    <w:p w14:paraId="21F41214" w14:textId="51E1E7F8" w:rsidR="001D40A8" w:rsidRDefault="001D40A8" w:rsidP="001D40A8">
      <w:r>
        <w:t xml:space="preserve">Question </w:t>
      </w:r>
      <w:ins w:id="43" w:author="Jeremy Singer" w:date="2025-04-21T15:25:00Z" w16du:dateUtc="2025-04-21T14:25:00Z">
        <w:r w:rsidR="006250DD">
          <w:t>5</w:t>
        </w:r>
      </w:ins>
      <w:del w:id="44" w:author="Jeremy Singer" w:date="2025-04-21T15:25:00Z" w16du:dateUtc="2025-04-21T14:25:00Z">
        <w:r w:rsidR="00161073" w:rsidDel="006250DD">
          <w:delText>4</w:delText>
        </w:r>
      </w:del>
      <w:r>
        <w:t xml:space="preserve"> – “</w:t>
      </w:r>
      <w:r w:rsidR="00811005">
        <w:t>What is a “work queue”?</w:t>
      </w:r>
      <w:r>
        <w:t>”</w:t>
      </w:r>
    </w:p>
    <w:p w14:paraId="52EF27EE" w14:textId="173A6816" w:rsidR="009E138F" w:rsidRPr="00807224" w:rsidRDefault="00811005" w:rsidP="00807224">
      <w:pPr>
        <w:pStyle w:val="ListParagraph"/>
        <w:numPr>
          <w:ilvl w:val="0"/>
          <w:numId w:val="7"/>
        </w:numPr>
        <w:rPr>
          <w:b/>
          <w:rPrChange w:id="45" w:author="Jeremy Singer" w:date="2025-04-21T15:27:00Z" w16du:dateUtc="2025-04-21T14:27:00Z">
            <w:rPr/>
          </w:rPrChange>
        </w:rPr>
        <w:pPrChange w:id="46" w:author="Jeremy Singer" w:date="2025-04-21T15:27:00Z" w16du:dateUtc="2025-04-21T14:27:00Z">
          <w:pPr>
            <w:pStyle w:val="ListParagraph"/>
            <w:numPr>
              <w:numId w:val="4"/>
            </w:numPr>
            <w:ind w:hanging="360"/>
          </w:pPr>
        </w:pPrChange>
      </w:pPr>
      <w:del w:id="47" w:author="Jeremy Singer" w:date="2025-04-21T15:27:00Z" w16du:dateUtc="2025-04-21T14:27:00Z">
        <w:r w:rsidRPr="00807224" w:rsidDel="00807224">
          <w:rPr>
            <w:b/>
            <w:rPrChange w:id="48" w:author="Jeremy Singer" w:date="2025-04-21T15:27:00Z" w16du:dateUtc="2025-04-21T14:27:00Z">
              <w:rPr/>
            </w:rPrChange>
          </w:rPr>
          <w:delText xml:space="preserve"> </w:delText>
        </w:r>
      </w:del>
      <w:r w:rsidR="009E138F" w:rsidRPr="00807224">
        <w:rPr>
          <w:b/>
          <w:rPrChange w:id="49" w:author="Jeremy Singer" w:date="2025-04-21T15:27:00Z" w16du:dateUtc="2025-04-21T14:27:00Z">
            <w:rPr/>
          </w:rPrChange>
        </w:rPr>
        <w:t>A structure in the Linux Kernel that contains a list of activities that need to be executed</w:t>
      </w:r>
      <w:del w:id="50" w:author="Jeremy Singer" w:date="2025-04-21T15:27:00Z" w16du:dateUtc="2025-04-21T14:27:00Z">
        <w:r w:rsidR="009E138F" w:rsidRPr="00807224" w:rsidDel="00A3127D">
          <w:rPr>
            <w:b/>
            <w:rPrChange w:id="51" w:author="Jeremy Singer" w:date="2025-04-21T15:27:00Z" w16du:dateUtc="2025-04-21T14:27:00Z">
              <w:rPr/>
            </w:rPrChange>
          </w:rPr>
          <w:delText>.</w:delText>
        </w:r>
      </w:del>
    </w:p>
    <w:p w14:paraId="66B04AF3" w14:textId="2C0AAE86" w:rsidR="00811005" w:rsidRDefault="00811005" w:rsidP="00807224">
      <w:pPr>
        <w:pStyle w:val="ListParagraph"/>
        <w:numPr>
          <w:ilvl w:val="0"/>
          <w:numId w:val="7"/>
        </w:numPr>
        <w:pPrChange w:id="52" w:author="Jeremy Singer" w:date="2025-04-21T15:27:00Z" w16du:dateUtc="2025-04-21T14:27:00Z">
          <w:pPr>
            <w:pStyle w:val="ListParagraph"/>
            <w:numPr>
              <w:numId w:val="4"/>
            </w:numPr>
            <w:ind w:hanging="360"/>
          </w:pPr>
        </w:pPrChange>
      </w:pPr>
      <w:del w:id="53" w:author="Jeremy Singer" w:date="2025-04-21T15:27:00Z" w16du:dateUtc="2025-04-21T14:27:00Z">
        <w:r w:rsidDel="00807224">
          <w:delText xml:space="preserve"> </w:delText>
        </w:r>
      </w:del>
      <w:r w:rsidR="009E138F">
        <w:t xml:space="preserve">A structure in the Linux Kernel that contains </w:t>
      </w:r>
      <w:r w:rsidR="0039391C">
        <w:t xml:space="preserve">pointers </w:t>
      </w:r>
      <w:r w:rsidR="00161073">
        <w:t>to running tasks</w:t>
      </w:r>
      <w:del w:id="54" w:author="Jeremy Singer" w:date="2025-04-21T15:27:00Z" w16du:dateUtc="2025-04-21T14:27:00Z">
        <w:r w:rsidR="00161073" w:rsidDel="00A3127D">
          <w:delText>.</w:delText>
        </w:r>
      </w:del>
    </w:p>
    <w:p w14:paraId="7E56F795" w14:textId="04C1BBFB" w:rsidR="00811005" w:rsidRDefault="00811005" w:rsidP="00807224">
      <w:pPr>
        <w:pStyle w:val="ListParagraph"/>
        <w:numPr>
          <w:ilvl w:val="0"/>
          <w:numId w:val="7"/>
        </w:numPr>
        <w:pPrChange w:id="55" w:author="Jeremy Singer" w:date="2025-04-21T15:27:00Z" w16du:dateUtc="2025-04-21T14:27:00Z">
          <w:pPr>
            <w:pStyle w:val="ListParagraph"/>
            <w:numPr>
              <w:numId w:val="4"/>
            </w:numPr>
            <w:ind w:hanging="360"/>
          </w:pPr>
        </w:pPrChange>
      </w:pPr>
      <w:del w:id="56" w:author="Jeremy Singer" w:date="2025-04-21T15:27:00Z" w16du:dateUtc="2025-04-21T14:27:00Z">
        <w:r w:rsidDel="00807224">
          <w:delText xml:space="preserve"> </w:delText>
        </w:r>
      </w:del>
      <w:r w:rsidR="00193628">
        <w:t>A list of process</w:t>
      </w:r>
      <w:r w:rsidR="00EF1A65">
        <w:t>es</w:t>
      </w:r>
      <w:r w:rsidR="00193628">
        <w:t xml:space="preserve"> currently running on the kernel</w:t>
      </w:r>
    </w:p>
    <w:p w14:paraId="59B90C59" w14:textId="5580B99D" w:rsidR="005D4777" w:rsidRDefault="005D4777" w:rsidP="00807224">
      <w:pPr>
        <w:pStyle w:val="ListParagraph"/>
        <w:numPr>
          <w:ilvl w:val="0"/>
          <w:numId w:val="7"/>
        </w:numPr>
        <w:pPrChange w:id="57" w:author="Jeremy Singer" w:date="2025-04-21T15:27:00Z" w16du:dateUtc="2025-04-21T14:27:00Z">
          <w:pPr>
            <w:pStyle w:val="ListParagraph"/>
            <w:numPr>
              <w:numId w:val="4"/>
            </w:numPr>
            <w:ind w:hanging="360"/>
          </w:pPr>
        </w:pPrChange>
      </w:pPr>
      <w:r>
        <w:t>A set of users waiting for tasks to complete on a system</w:t>
      </w:r>
    </w:p>
    <w:p w14:paraId="597BAE24" w14:textId="39A1E48E" w:rsidR="00811005" w:rsidRDefault="00811005" w:rsidP="00193628">
      <w:pPr>
        <w:pStyle w:val="ListParagraph"/>
      </w:pPr>
    </w:p>
    <w:p w14:paraId="58D86951" w14:textId="7C4BBE93" w:rsidR="00161073" w:rsidRDefault="00161073" w:rsidP="00161073"/>
    <w:p w14:paraId="00DB09CA" w14:textId="0AB4C3F7" w:rsidR="00161073" w:rsidRDefault="00161073" w:rsidP="00161073">
      <w:r>
        <w:t xml:space="preserve">Question </w:t>
      </w:r>
      <w:ins w:id="58" w:author="Jeremy Singer" w:date="2025-04-21T15:25:00Z" w16du:dateUtc="2025-04-21T14:25:00Z">
        <w:r w:rsidR="006250DD">
          <w:t>6</w:t>
        </w:r>
      </w:ins>
      <w:del w:id="59" w:author="Jeremy Singer" w:date="2025-04-21T15:25:00Z" w16du:dateUtc="2025-04-21T14:25:00Z">
        <w:r w:rsidDel="006250DD">
          <w:delText>5</w:delText>
        </w:r>
      </w:del>
      <w:r>
        <w:t xml:space="preserve"> – “</w:t>
      </w:r>
      <w:r w:rsidR="00281AB7">
        <w:t>Which function allows the transfer of data from kernel space</w:t>
      </w:r>
      <w:ins w:id="60" w:author="Jeremy Singer" w:date="2025-04-21T15:22:00Z" w16du:dateUtc="2025-04-21T14:22:00Z">
        <w:r w:rsidR="0079298B">
          <w:t xml:space="preserve"> memory</w:t>
        </w:r>
      </w:ins>
      <w:r w:rsidR="00281AB7">
        <w:t xml:space="preserve"> to user space</w:t>
      </w:r>
      <w:ins w:id="61" w:author="Jeremy Singer" w:date="2025-04-21T15:22:00Z" w16du:dateUtc="2025-04-21T14:22:00Z">
        <w:r w:rsidR="0079298B">
          <w:t xml:space="preserve"> memory</w:t>
        </w:r>
      </w:ins>
      <w:r w:rsidR="00281AB7">
        <w:t>?</w:t>
      </w:r>
      <w:r>
        <w:t>”</w:t>
      </w:r>
    </w:p>
    <w:p w14:paraId="0614E1F8" w14:textId="47E60D69" w:rsidR="00281AB7" w:rsidRDefault="00765E67" w:rsidP="00281AB7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copy_from_kernel</w:t>
      </w:r>
      <w:proofErr w:type="spellEnd"/>
      <w:r>
        <w:t>”</w:t>
      </w:r>
    </w:p>
    <w:p w14:paraId="297FEBC8" w14:textId="49EBD4E3" w:rsidR="00281AB7" w:rsidRDefault="00765E67" w:rsidP="00281AB7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copy_from_user</w:t>
      </w:r>
      <w:proofErr w:type="spellEnd"/>
      <w:r>
        <w:t>”</w:t>
      </w:r>
    </w:p>
    <w:p w14:paraId="11DC106B" w14:textId="2E1F2933" w:rsidR="00281AB7" w:rsidRDefault="008811D0" w:rsidP="00281AB7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copy_to_kernel</w:t>
      </w:r>
      <w:proofErr w:type="spellEnd"/>
      <w:r>
        <w:t>”</w:t>
      </w:r>
    </w:p>
    <w:p w14:paraId="34B1BB4E" w14:textId="7E357CD3" w:rsidR="00281AB7" w:rsidRPr="00765E67" w:rsidRDefault="008811D0" w:rsidP="00281AB7">
      <w:pPr>
        <w:pStyle w:val="ListParagraph"/>
        <w:numPr>
          <w:ilvl w:val="0"/>
          <w:numId w:val="6"/>
        </w:numPr>
        <w:rPr>
          <w:b/>
        </w:rPr>
      </w:pPr>
      <w:r w:rsidRPr="00765E67">
        <w:rPr>
          <w:b/>
        </w:rPr>
        <w:t>“</w:t>
      </w:r>
      <w:proofErr w:type="spellStart"/>
      <w:r w:rsidRPr="00765E67">
        <w:rPr>
          <w:b/>
        </w:rPr>
        <w:t>copy_to_user</w:t>
      </w:r>
      <w:proofErr w:type="spellEnd"/>
      <w:r w:rsidRPr="00765E67">
        <w:rPr>
          <w:b/>
        </w:rPr>
        <w:t>”</w:t>
      </w:r>
    </w:p>
    <w:sectPr w:rsidR="00281AB7" w:rsidRPr="00765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0AC"/>
    <w:multiLevelType w:val="hybridMultilevel"/>
    <w:tmpl w:val="E6248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C759C"/>
    <w:multiLevelType w:val="hybridMultilevel"/>
    <w:tmpl w:val="8F08A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83C9A"/>
    <w:multiLevelType w:val="hybridMultilevel"/>
    <w:tmpl w:val="FCD63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30F18"/>
    <w:multiLevelType w:val="hybridMultilevel"/>
    <w:tmpl w:val="594AC0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E7E47"/>
    <w:multiLevelType w:val="hybridMultilevel"/>
    <w:tmpl w:val="7A3A5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A4EB1"/>
    <w:multiLevelType w:val="hybridMultilevel"/>
    <w:tmpl w:val="B6683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E029F"/>
    <w:multiLevelType w:val="hybridMultilevel"/>
    <w:tmpl w:val="2416E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654481">
    <w:abstractNumId w:val="5"/>
  </w:num>
  <w:num w:numId="2" w16cid:durableId="893781638">
    <w:abstractNumId w:val="1"/>
  </w:num>
  <w:num w:numId="3" w16cid:durableId="1165169667">
    <w:abstractNumId w:val="2"/>
  </w:num>
  <w:num w:numId="4" w16cid:durableId="41754398">
    <w:abstractNumId w:val="6"/>
  </w:num>
  <w:num w:numId="5" w16cid:durableId="749470627">
    <w:abstractNumId w:val="0"/>
  </w:num>
  <w:num w:numId="6" w16cid:durableId="79497127">
    <w:abstractNumId w:val="4"/>
  </w:num>
  <w:num w:numId="7" w16cid:durableId="21882756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remy Singer">
    <w15:presenceInfo w15:providerId="AD" w15:userId="S::Jeremy.Singer@glasgow.ac.uk::e3bb4075-7459-4037-9fe2-5ab61e535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83"/>
    <w:rsid w:val="00003002"/>
    <w:rsid w:val="00037165"/>
    <w:rsid w:val="00092E67"/>
    <w:rsid w:val="00161073"/>
    <w:rsid w:val="00174F15"/>
    <w:rsid w:val="00193628"/>
    <w:rsid w:val="001D40A8"/>
    <w:rsid w:val="002233F7"/>
    <w:rsid w:val="00250C83"/>
    <w:rsid w:val="00263560"/>
    <w:rsid w:val="00281AB7"/>
    <w:rsid w:val="00365FCE"/>
    <w:rsid w:val="0039391C"/>
    <w:rsid w:val="00440783"/>
    <w:rsid w:val="00487FA7"/>
    <w:rsid w:val="005512FF"/>
    <w:rsid w:val="005D4777"/>
    <w:rsid w:val="006250DD"/>
    <w:rsid w:val="006E756A"/>
    <w:rsid w:val="00765E67"/>
    <w:rsid w:val="0079298B"/>
    <w:rsid w:val="00807224"/>
    <w:rsid w:val="00811005"/>
    <w:rsid w:val="008811D0"/>
    <w:rsid w:val="009E138F"/>
    <w:rsid w:val="00A1598B"/>
    <w:rsid w:val="00A3127D"/>
    <w:rsid w:val="00BB219B"/>
    <w:rsid w:val="00C80E8C"/>
    <w:rsid w:val="00CE6FFF"/>
    <w:rsid w:val="00DD2EF3"/>
    <w:rsid w:val="00DD3296"/>
    <w:rsid w:val="00E94FA9"/>
    <w:rsid w:val="00EB0A6E"/>
    <w:rsid w:val="00ED6CBD"/>
    <w:rsid w:val="00E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A74B"/>
  <w15:chartTrackingRefBased/>
  <w15:docId w15:val="{76D41680-CD7C-4C4D-972E-C640AFFA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E67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A6E"/>
    <w:pPr>
      <w:ind w:left="720"/>
      <w:contextualSpacing/>
    </w:pPr>
  </w:style>
  <w:style w:type="paragraph" w:styleId="Revision">
    <w:name w:val="Revision"/>
    <w:hidden/>
    <w:uiPriority w:val="99"/>
    <w:semiHidden/>
    <w:rsid w:val="002233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2VSTCW3YR7TP-1413294526-63218</_dlc_DocId>
    <_dlc_DocIdUrl xmlns="066b1fa1-e673-41bd-87ba-8687893fe173">
      <Url>https://armh.sharepoint.com/sites/TS-ArmEducationNew/ConTech/_layouts/15/DocIdRedir.aspx?ID=2VSTCW3YR7TP-1413294526-63218</Url>
      <Description>2VSTCW3YR7TP-1413294526-63218</Description>
    </_dlc_DocIdUrl>
  </documentManagement>
</p:properties>
</file>

<file path=customXml/itemProps1.xml><?xml version="1.0" encoding="utf-8"?>
<ds:datastoreItem xmlns:ds="http://schemas.openxmlformats.org/officeDocument/2006/customXml" ds:itemID="{04813A28-03C5-4C2B-AEC0-50186D3ADB30}"/>
</file>

<file path=customXml/itemProps2.xml><?xml version="1.0" encoding="utf-8"?>
<ds:datastoreItem xmlns:ds="http://schemas.openxmlformats.org/officeDocument/2006/customXml" ds:itemID="{C290BF6B-C760-4866-98EE-11CBE23A9916}"/>
</file>

<file path=customXml/itemProps3.xml><?xml version="1.0" encoding="utf-8"?>
<ds:datastoreItem xmlns:ds="http://schemas.openxmlformats.org/officeDocument/2006/customXml" ds:itemID="{31F42F0A-7C20-4ECF-A8F5-5A79C8771176}"/>
</file>

<file path=customXml/itemProps4.xml><?xml version="1.0" encoding="utf-8"?>
<ds:datastoreItem xmlns:ds="http://schemas.openxmlformats.org/officeDocument/2006/customXml" ds:itemID="{E8FEC919-7673-4AF7-9BF4-70EED0E0AE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38</cp:revision>
  <dcterms:created xsi:type="dcterms:W3CDTF">2019-01-25T16:42:00Z</dcterms:created>
  <dcterms:modified xsi:type="dcterms:W3CDTF">2025-04-21T14:29:00Z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823b52b3-e8e7-4935-bc1c-ec6663fafef3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