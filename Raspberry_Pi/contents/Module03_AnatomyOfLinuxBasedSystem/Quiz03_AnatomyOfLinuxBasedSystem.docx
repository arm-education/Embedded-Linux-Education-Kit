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84E1" w14:textId="77777777" w:rsidR="005815DD" w:rsidRDefault="005815DD" w:rsidP="005815DD">
      <w:pPr>
        <w:rPr>
          <w:lang w:val="en-GB"/>
        </w:rPr>
      </w:pPr>
      <w:r>
        <w:rPr>
          <w:lang w:val="en-GB"/>
        </w:rPr>
        <w:t>Quiz Questions – Embedded Linux</w:t>
      </w:r>
    </w:p>
    <w:p w14:paraId="0B507998" w14:textId="77777777" w:rsidR="005815DD" w:rsidRDefault="005815DD" w:rsidP="005815DD">
      <w:pPr>
        <w:rPr>
          <w:lang w:val="en-GB"/>
        </w:rPr>
      </w:pPr>
    </w:p>
    <w:p w14:paraId="29556522" w14:textId="17AE7E11" w:rsidR="005815DD" w:rsidRDefault="005815DD" w:rsidP="005815DD">
      <w:pPr>
        <w:rPr>
          <w:lang w:val="en-GB"/>
        </w:rPr>
      </w:pPr>
      <w:r>
        <w:rPr>
          <w:lang w:val="en-GB"/>
        </w:rPr>
        <w:t>Lecture 3:</w:t>
      </w:r>
    </w:p>
    <w:p w14:paraId="2D891DCB" w14:textId="1C271AEF" w:rsidR="00C20955" w:rsidRDefault="00C20955"/>
    <w:p w14:paraId="2341049D" w14:textId="71FB71B7" w:rsidR="005815DD" w:rsidRDefault="005815DD">
      <w:r>
        <w:t>Question 1 – “</w:t>
      </w:r>
      <w:r w:rsidR="009F5841">
        <w:t xml:space="preserve">Which </w:t>
      </w:r>
      <w:r w:rsidR="00B045CC">
        <w:t>of the</w:t>
      </w:r>
      <w:ins w:id="0" w:author="Jeremy Singer" w:date="2024-12-17T10:05:00Z" w16du:dateUtc="2024-12-17T10:05:00Z">
        <w:r w:rsidR="005A1223">
          <w:t xml:space="preserve"> following </w:t>
        </w:r>
      </w:ins>
      <w:del w:id="1" w:author="Jeremy Singer" w:date="2024-12-17T10:05:00Z" w16du:dateUtc="2024-12-17T10:05:00Z">
        <w:r w:rsidR="00B045CC" w:rsidDel="005A1223">
          <w:delText xml:space="preserve">se </w:delText>
        </w:r>
      </w:del>
      <w:r w:rsidR="009F5841">
        <w:t xml:space="preserve">components </w:t>
      </w:r>
      <w:r w:rsidR="007A027B">
        <w:t>are found in the user space of a Linux architecture?</w:t>
      </w:r>
      <w:r>
        <w:t>”</w:t>
      </w:r>
      <w:ins w:id="2" w:author="Jeremy Singer" w:date="2024-12-17T10:05:00Z" w16du:dateUtc="2024-12-17T10:05:00Z">
        <w:r w:rsidR="005A1223">
          <w:t xml:space="preserve"> (Select all that apply)</w:t>
        </w:r>
      </w:ins>
    </w:p>
    <w:p w14:paraId="422229D8" w14:textId="082D7577" w:rsidR="00B045CC" w:rsidRPr="00B045CC" w:rsidRDefault="00B045CC" w:rsidP="00B045CC">
      <w:pPr>
        <w:pStyle w:val="ListParagraph"/>
        <w:numPr>
          <w:ilvl w:val="0"/>
          <w:numId w:val="1"/>
        </w:numPr>
        <w:rPr>
          <w:b/>
        </w:rPr>
      </w:pPr>
      <w:r w:rsidRPr="00B045CC">
        <w:rPr>
          <w:b/>
        </w:rPr>
        <w:t>Application</w:t>
      </w:r>
    </w:p>
    <w:p w14:paraId="53000F8D" w14:textId="507FCE04" w:rsidR="00B045CC" w:rsidRDefault="00B045CC" w:rsidP="00B045CC">
      <w:pPr>
        <w:pStyle w:val="ListParagraph"/>
        <w:numPr>
          <w:ilvl w:val="0"/>
          <w:numId w:val="1"/>
        </w:numPr>
      </w:pPr>
      <w:r>
        <w:t>Kernel</w:t>
      </w:r>
    </w:p>
    <w:p w14:paraId="520F5594" w14:textId="42436869" w:rsidR="00B045CC" w:rsidRPr="00B045CC" w:rsidRDefault="00B045CC" w:rsidP="00B045CC">
      <w:pPr>
        <w:pStyle w:val="ListParagraph"/>
        <w:numPr>
          <w:ilvl w:val="0"/>
          <w:numId w:val="1"/>
        </w:numPr>
        <w:rPr>
          <w:b/>
        </w:rPr>
      </w:pPr>
      <w:r w:rsidRPr="00B045CC">
        <w:rPr>
          <w:b/>
        </w:rPr>
        <w:t>System Programs</w:t>
      </w:r>
    </w:p>
    <w:p w14:paraId="2F094901" w14:textId="79C95F12" w:rsidR="00B045CC" w:rsidRDefault="00B045CC" w:rsidP="00B045CC">
      <w:pPr>
        <w:pStyle w:val="ListParagraph"/>
        <w:numPr>
          <w:ilvl w:val="0"/>
          <w:numId w:val="1"/>
        </w:numPr>
      </w:pPr>
      <w:r>
        <w:t>Board Support Package (BSP)</w:t>
      </w:r>
    </w:p>
    <w:p w14:paraId="3D5131FF" w14:textId="368022CD" w:rsidR="00B045CC" w:rsidRDefault="00B045CC" w:rsidP="00B045CC"/>
    <w:p w14:paraId="6CC3E5B7" w14:textId="4C4FE8B6" w:rsidR="00B045CC" w:rsidRDefault="00B045CC" w:rsidP="00B045CC">
      <w:r>
        <w:t>Question 2 – “Which of the</w:t>
      </w:r>
      <w:ins w:id="3" w:author="Jeremy Singer" w:date="2024-12-17T10:05:00Z" w16du:dateUtc="2024-12-17T10:05:00Z">
        <w:r w:rsidR="005A1223">
          <w:t xml:space="preserve"> follow</w:t>
        </w:r>
      </w:ins>
      <w:ins w:id="4" w:author="Jeremy Singer" w:date="2024-12-17T10:06:00Z" w16du:dateUtc="2024-12-17T10:06:00Z">
        <w:r w:rsidR="005A1223">
          <w:t>ing</w:t>
        </w:r>
      </w:ins>
      <w:del w:id="5" w:author="Jeremy Singer" w:date="2024-12-17T10:05:00Z" w16du:dateUtc="2024-12-17T10:05:00Z">
        <w:r w:rsidDel="005A1223">
          <w:delText>se</w:delText>
        </w:r>
      </w:del>
      <w:r>
        <w:t xml:space="preserve"> components are found in the kernel space of a Linux architecture?”</w:t>
      </w:r>
      <w:ins w:id="6" w:author="Jeremy Singer" w:date="2024-12-17T10:06:00Z" w16du:dateUtc="2024-12-17T10:06:00Z">
        <w:r w:rsidR="005A1223">
          <w:t xml:space="preserve"> (Select all that apply)</w:t>
        </w:r>
      </w:ins>
    </w:p>
    <w:p w14:paraId="7AE472E9" w14:textId="0B06B8E7" w:rsidR="00B045CC" w:rsidRDefault="00B045CC" w:rsidP="00B045CC">
      <w:pPr>
        <w:pStyle w:val="ListParagraph"/>
        <w:numPr>
          <w:ilvl w:val="0"/>
          <w:numId w:val="2"/>
        </w:numPr>
      </w:pPr>
      <w:r>
        <w:t>GNU C Library (</w:t>
      </w:r>
      <w:proofErr w:type="spellStart"/>
      <w:r>
        <w:t>glibc</w:t>
      </w:r>
      <w:proofErr w:type="spellEnd"/>
      <w:r>
        <w:t>)</w:t>
      </w:r>
    </w:p>
    <w:p w14:paraId="1BF01A09" w14:textId="051C7274" w:rsidR="00B045CC" w:rsidRPr="00AA70EC" w:rsidRDefault="00B045CC" w:rsidP="00B045CC">
      <w:pPr>
        <w:pStyle w:val="ListParagraph"/>
        <w:numPr>
          <w:ilvl w:val="0"/>
          <w:numId w:val="2"/>
        </w:numPr>
        <w:rPr>
          <w:b/>
        </w:rPr>
      </w:pPr>
      <w:r w:rsidRPr="00AA70EC">
        <w:rPr>
          <w:b/>
        </w:rPr>
        <w:t>System Call Interface</w:t>
      </w:r>
    </w:p>
    <w:p w14:paraId="2F5F8B9B" w14:textId="11E11AA8" w:rsidR="00B045CC" w:rsidRPr="00AA70EC" w:rsidRDefault="00AA70EC" w:rsidP="00B045CC">
      <w:pPr>
        <w:pStyle w:val="ListParagraph"/>
        <w:numPr>
          <w:ilvl w:val="0"/>
          <w:numId w:val="2"/>
        </w:numPr>
        <w:rPr>
          <w:b/>
        </w:rPr>
      </w:pPr>
      <w:r w:rsidRPr="00AA70EC">
        <w:rPr>
          <w:b/>
        </w:rPr>
        <w:t>Kernel</w:t>
      </w:r>
    </w:p>
    <w:p w14:paraId="03C86132" w14:textId="684D45F7" w:rsidR="00AA70EC" w:rsidRDefault="00AA70EC" w:rsidP="00B045CC">
      <w:pPr>
        <w:pStyle w:val="ListParagraph"/>
        <w:numPr>
          <w:ilvl w:val="0"/>
          <w:numId w:val="2"/>
        </w:numPr>
      </w:pPr>
      <w:r>
        <w:t>System Programs</w:t>
      </w:r>
    </w:p>
    <w:p w14:paraId="778205A5" w14:textId="556CD2D0" w:rsidR="00AA70EC" w:rsidRDefault="00AA70EC" w:rsidP="00AA70EC"/>
    <w:p w14:paraId="4AE05F83" w14:textId="4E9F7C86" w:rsidR="00AA70EC" w:rsidRDefault="00AA70EC" w:rsidP="00AA70EC">
      <w:r>
        <w:t>Question 3 – “</w:t>
      </w:r>
      <w:r w:rsidR="00AE15D1">
        <w:t>What are the main functions of the ‘process scheduler’?</w:t>
      </w:r>
      <w:r>
        <w:t>”</w:t>
      </w:r>
      <w:ins w:id="7" w:author="Jeremy Singer" w:date="2024-12-17T10:06:00Z" w16du:dateUtc="2024-12-17T10:06:00Z">
        <w:r w:rsidR="005A1223">
          <w:t xml:space="preserve"> (Select all that apply)</w:t>
        </w:r>
      </w:ins>
    </w:p>
    <w:p w14:paraId="3BB23606" w14:textId="4A6845CC" w:rsidR="00AE15D1" w:rsidRPr="00933291" w:rsidRDefault="00940FBD" w:rsidP="00AE15D1">
      <w:pPr>
        <w:pStyle w:val="ListParagraph"/>
        <w:numPr>
          <w:ilvl w:val="0"/>
          <w:numId w:val="3"/>
        </w:numPr>
        <w:rPr>
          <w:b/>
        </w:rPr>
      </w:pPr>
      <w:r w:rsidRPr="00933291">
        <w:rPr>
          <w:b/>
        </w:rPr>
        <w:t>Implement CPU scheduling policy and context switch</w:t>
      </w:r>
    </w:p>
    <w:p w14:paraId="1D4A6F64" w14:textId="74F2DF45" w:rsidR="00940FBD" w:rsidRDefault="0006571C" w:rsidP="00AE15D1">
      <w:pPr>
        <w:pStyle w:val="ListParagraph"/>
        <w:numPr>
          <w:ilvl w:val="0"/>
          <w:numId w:val="3"/>
        </w:numPr>
        <w:rPr>
          <w:b/>
        </w:rPr>
      </w:pPr>
      <w:r w:rsidRPr="0006571C">
        <w:rPr>
          <w:b/>
        </w:rPr>
        <w:t>Managing the hardware timer</w:t>
      </w:r>
    </w:p>
    <w:p w14:paraId="246C5B65" w14:textId="321C40A6" w:rsidR="00C267B2" w:rsidRDefault="00C267B2" w:rsidP="00AE15D1">
      <w:pPr>
        <w:pStyle w:val="ListParagraph"/>
        <w:numPr>
          <w:ilvl w:val="0"/>
          <w:numId w:val="3"/>
        </w:numPr>
      </w:pPr>
      <w:r w:rsidRPr="005D2127">
        <w:t>Handling the address space</w:t>
      </w:r>
    </w:p>
    <w:p w14:paraId="00E8ED1C" w14:textId="64131542" w:rsidR="005668C6" w:rsidRDefault="005668C6" w:rsidP="00AE15D1">
      <w:pPr>
        <w:pStyle w:val="ListParagraph"/>
        <w:numPr>
          <w:ilvl w:val="0"/>
          <w:numId w:val="3"/>
        </w:numPr>
      </w:pPr>
      <w:r>
        <w:t>Mapping files into an area of virtual memory</w:t>
      </w:r>
    </w:p>
    <w:p w14:paraId="4B237AC3" w14:textId="52EE67D3" w:rsidR="005668C6" w:rsidRDefault="005668C6" w:rsidP="005668C6"/>
    <w:p w14:paraId="1F11E8F7" w14:textId="322523DC" w:rsidR="005668C6" w:rsidRDefault="005668C6" w:rsidP="005668C6">
      <w:r>
        <w:t>Question 4 – “</w:t>
      </w:r>
      <w:r w:rsidR="001C566A">
        <w:t>What are the main functions of the ‘memory manager’?</w:t>
      </w:r>
      <w:r>
        <w:t>”</w:t>
      </w:r>
      <w:ins w:id="8" w:author="Jeremy Singer" w:date="2024-12-17T10:06:00Z" w16du:dateUtc="2024-12-17T10:06:00Z">
        <w:r w:rsidR="005A1223">
          <w:t xml:space="preserve"> (Select all that apply)</w:t>
        </w:r>
      </w:ins>
    </w:p>
    <w:p w14:paraId="2702A4B9" w14:textId="21DA6934" w:rsidR="00E77CDE" w:rsidRPr="00E77CDE" w:rsidRDefault="00E77CDE" w:rsidP="00EF52E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Ensures processes have fair access to the memory resources</w:t>
      </w:r>
    </w:p>
    <w:p w14:paraId="63FA4B1A" w14:textId="6E9D6398" w:rsidR="00C407D7" w:rsidRPr="00C407D7" w:rsidRDefault="00C407D7" w:rsidP="00EF52E7">
      <w:pPr>
        <w:pStyle w:val="ListParagraph"/>
        <w:numPr>
          <w:ilvl w:val="0"/>
          <w:numId w:val="5"/>
        </w:numPr>
        <w:rPr>
          <w:b/>
        </w:rPr>
      </w:pPr>
      <w:r w:rsidRPr="00C407D7">
        <w:rPr>
          <w:b/>
        </w:rPr>
        <w:t>Allowing processes to share some portion of their memory</w:t>
      </w:r>
    </w:p>
    <w:p w14:paraId="27ED10DA" w14:textId="5302BF17" w:rsidR="001C566A" w:rsidRDefault="00817F10" w:rsidP="00EF52E7">
      <w:pPr>
        <w:pStyle w:val="ListParagraph"/>
        <w:numPr>
          <w:ilvl w:val="0"/>
          <w:numId w:val="5"/>
        </w:numPr>
        <w:rPr>
          <w:b/>
        </w:rPr>
      </w:pPr>
      <w:r w:rsidRPr="00817F10">
        <w:rPr>
          <w:b/>
        </w:rPr>
        <w:t>Enabling processes to map files into an area of virtual memory</w:t>
      </w:r>
    </w:p>
    <w:p w14:paraId="2B69AEF9" w14:textId="09F7E349" w:rsidR="00E77CDE" w:rsidRDefault="006C3276" w:rsidP="00EF52E7">
      <w:pPr>
        <w:pStyle w:val="ListParagraph"/>
        <w:numPr>
          <w:ilvl w:val="0"/>
          <w:numId w:val="5"/>
        </w:numPr>
      </w:pPr>
      <w:r w:rsidRPr="006C3276">
        <w:t>Enforcing policies to not lose or corrupt data</w:t>
      </w:r>
    </w:p>
    <w:p w14:paraId="05D71B60" w14:textId="275E6823" w:rsidR="00F92614" w:rsidRDefault="00F92614" w:rsidP="00F92614"/>
    <w:p w14:paraId="6BCDBF35" w14:textId="0084E214" w:rsidR="00F92614" w:rsidRDefault="00F92614" w:rsidP="00F92614">
      <w:r>
        <w:t>Question 5 – “</w:t>
      </w:r>
      <w:r w:rsidR="001B4CCE">
        <w:t>What is the ‘</w:t>
      </w:r>
      <w:ins w:id="9" w:author="Jeremy Singer" w:date="2024-12-17T10:07:00Z" w16du:dateUtc="2024-12-17T10:07:00Z">
        <w:r w:rsidR="009909C6">
          <w:t>v</w:t>
        </w:r>
      </w:ins>
      <w:del w:id="10" w:author="Jeremy Singer" w:date="2024-12-17T10:06:00Z" w16du:dateUtc="2024-12-17T10:06:00Z">
        <w:r w:rsidR="001B4CCE" w:rsidDel="009909C6">
          <w:delText>V</w:delText>
        </w:r>
      </w:del>
      <w:r w:rsidR="001B4CCE">
        <w:t xml:space="preserve">irtual </w:t>
      </w:r>
      <w:ins w:id="11" w:author="Jeremy Singer" w:date="2024-12-17T10:07:00Z" w16du:dateUtc="2024-12-17T10:07:00Z">
        <w:r w:rsidR="009909C6">
          <w:t>f</w:t>
        </w:r>
      </w:ins>
      <w:del w:id="12" w:author="Jeremy Singer" w:date="2024-12-17T10:07:00Z" w16du:dateUtc="2024-12-17T10:07:00Z">
        <w:r w:rsidR="001B4CCE" w:rsidDel="009909C6">
          <w:delText>F</w:delText>
        </w:r>
      </w:del>
      <w:r w:rsidR="001B4CCE">
        <w:t>ile</w:t>
      </w:r>
      <w:del w:id="13" w:author="Jeremy Singer" w:date="2024-12-17T10:07:00Z" w16du:dateUtc="2024-12-17T10:07:00Z">
        <w:r w:rsidR="001B4CCE" w:rsidDel="009909C6">
          <w:delText>-</w:delText>
        </w:r>
      </w:del>
      <w:ins w:id="14" w:author="Jeremy Singer" w:date="2024-12-17T10:07:00Z" w16du:dateUtc="2024-12-17T10:07:00Z">
        <w:r w:rsidR="009909C6">
          <w:t xml:space="preserve"> s</w:t>
        </w:r>
      </w:ins>
      <w:del w:id="15" w:author="Jeremy Singer" w:date="2024-12-17T10:07:00Z" w16du:dateUtc="2024-12-17T10:07:00Z">
        <w:r w:rsidR="001B4CCE" w:rsidDel="009909C6">
          <w:delText>S</w:delText>
        </w:r>
      </w:del>
      <w:r w:rsidR="001B4CCE">
        <w:t>ystem’ responsible for?</w:t>
      </w:r>
      <w:r>
        <w:t>”</w:t>
      </w:r>
      <w:ins w:id="16" w:author="Jeremy Singer" w:date="2024-12-17T10:06:00Z" w16du:dateUtc="2024-12-17T10:06:00Z">
        <w:r w:rsidR="005A1223">
          <w:t xml:space="preserve"> (Select all that apply)</w:t>
        </w:r>
      </w:ins>
    </w:p>
    <w:p w14:paraId="7DD504C1" w14:textId="6CC9B273" w:rsidR="001B4CCE" w:rsidRDefault="00FC77A6" w:rsidP="001B4CCE">
      <w:pPr>
        <w:pStyle w:val="ListParagraph"/>
        <w:numPr>
          <w:ilvl w:val="0"/>
          <w:numId w:val="6"/>
        </w:numPr>
      </w:pPr>
      <w:r>
        <w:t>Implementing network protocols through hardware-independent code</w:t>
      </w:r>
    </w:p>
    <w:p w14:paraId="10CFDBA5" w14:textId="72323F95" w:rsidR="00FC77A6" w:rsidRDefault="00EC350E" w:rsidP="001B4CCE">
      <w:pPr>
        <w:pStyle w:val="ListParagraph"/>
        <w:numPr>
          <w:ilvl w:val="0"/>
          <w:numId w:val="6"/>
        </w:numPr>
      </w:pPr>
      <w:r>
        <w:t>Cleaning up process resources when a process finishes executing</w:t>
      </w:r>
    </w:p>
    <w:p w14:paraId="0CBE24C1" w14:textId="6EB28E55" w:rsidR="00EC350E" w:rsidRPr="00863483" w:rsidRDefault="00863483" w:rsidP="001B4CCE">
      <w:pPr>
        <w:pStyle w:val="ListParagraph"/>
        <w:numPr>
          <w:ilvl w:val="0"/>
          <w:numId w:val="6"/>
        </w:numPr>
        <w:rPr>
          <w:b/>
        </w:rPr>
      </w:pPr>
      <w:r w:rsidRPr="00863483">
        <w:rPr>
          <w:b/>
        </w:rPr>
        <w:t>Providing uniform access to hardware devices</w:t>
      </w:r>
    </w:p>
    <w:p w14:paraId="530B4A77" w14:textId="26FD3090" w:rsidR="00863483" w:rsidRDefault="005465E4" w:rsidP="001B4CCE">
      <w:pPr>
        <w:pStyle w:val="ListParagraph"/>
        <w:numPr>
          <w:ilvl w:val="0"/>
          <w:numId w:val="6"/>
        </w:numPr>
        <w:rPr>
          <w:b/>
        </w:rPr>
      </w:pPr>
      <w:r w:rsidRPr="005465E4">
        <w:rPr>
          <w:b/>
        </w:rPr>
        <w:t>Enforcing policies to grant access to files only to allowed users</w:t>
      </w:r>
    </w:p>
    <w:p w14:paraId="5A3CBB4F" w14:textId="5DD6623B" w:rsidR="005465E4" w:rsidRDefault="005465E4" w:rsidP="005465E4">
      <w:pPr>
        <w:rPr>
          <w:b/>
        </w:rPr>
      </w:pPr>
    </w:p>
    <w:p w14:paraId="0483565E" w14:textId="0170D846" w:rsidR="005465E4" w:rsidRDefault="005465E4" w:rsidP="005465E4">
      <w:r>
        <w:t>Question 6 – “</w:t>
      </w:r>
      <w:r w:rsidR="00350E0C">
        <w:t xml:space="preserve">Which </w:t>
      </w:r>
      <w:ins w:id="17" w:author="Jeremy Singer" w:date="2024-12-17T10:07:00Z" w16du:dateUtc="2024-12-17T10:07:00Z">
        <w:r w:rsidR="00822F59">
          <w:t xml:space="preserve">one </w:t>
        </w:r>
      </w:ins>
      <w:r w:rsidR="00350E0C">
        <w:t>of the following is not provi</w:t>
      </w:r>
      <w:r w:rsidR="00531C06">
        <w:t>ded by inter-process communication?</w:t>
      </w:r>
      <w:r>
        <w:t>”</w:t>
      </w:r>
    </w:p>
    <w:p w14:paraId="6E96C72A" w14:textId="530CF770" w:rsidR="00531C06" w:rsidRPr="00F91E88" w:rsidRDefault="00531C06" w:rsidP="00531C06">
      <w:pPr>
        <w:pStyle w:val="ListParagraph"/>
        <w:numPr>
          <w:ilvl w:val="0"/>
          <w:numId w:val="7"/>
        </w:numPr>
      </w:pPr>
      <w:r w:rsidRPr="00F91E88">
        <w:t>Resource sharing</w:t>
      </w:r>
    </w:p>
    <w:p w14:paraId="337D5433" w14:textId="4477B180" w:rsidR="00531C06" w:rsidRPr="00F91E88" w:rsidRDefault="001B1AF8" w:rsidP="00531C06">
      <w:pPr>
        <w:pStyle w:val="ListParagraph"/>
        <w:numPr>
          <w:ilvl w:val="0"/>
          <w:numId w:val="7"/>
        </w:numPr>
        <w:rPr>
          <w:b/>
        </w:rPr>
      </w:pPr>
      <w:r w:rsidRPr="00F91E88">
        <w:rPr>
          <w:b/>
        </w:rPr>
        <w:t>S</w:t>
      </w:r>
      <w:r w:rsidR="00CE6E03" w:rsidRPr="00F91E88">
        <w:rPr>
          <w:b/>
        </w:rPr>
        <w:t>ystem programs</w:t>
      </w:r>
      <w:r w:rsidRPr="00F91E88">
        <w:rPr>
          <w:b/>
        </w:rPr>
        <w:t xml:space="preserve"> access</w:t>
      </w:r>
    </w:p>
    <w:p w14:paraId="0F7CBAF1" w14:textId="22E0EB94" w:rsidR="00531C06" w:rsidRPr="00F91E88" w:rsidRDefault="00531C06" w:rsidP="00531C06">
      <w:pPr>
        <w:pStyle w:val="ListParagraph"/>
        <w:numPr>
          <w:ilvl w:val="0"/>
          <w:numId w:val="7"/>
        </w:numPr>
      </w:pPr>
      <w:r w:rsidRPr="00F91E88">
        <w:t>Synchronization</w:t>
      </w:r>
    </w:p>
    <w:p w14:paraId="29BA579F" w14:textId="3EE14AC6" w:rsidR="00531C06" w:rsidRDefault="00531C06" w:rsidP="00531C06">
      <w:pPr>
        <w:pStyle w:val="ListParagraph"/>
        <w:numPr>
          <w:ilvl w:val="0"/>
          <w:numId w:val="7"/>
        </w:numPr>
        <w:rPr>
          <w:ins w:id="18" w:author="Jeremy Singer" w:date="2024-12-17T10:07:00Z" w16du:dateUtc="2024-12-17T10:07:00Z"/>
        </w:rPr>
      </w:pPr>
      <w:r w:rsidRPr="00F91E88">
        <w:t>Data exchange</w:t>
      </w:r>
    </w:p>
    <w:p w14:paraId="779D58E7" w14:textId="77777777" w:rsidR="008A70D4" w:rsidRDefault="008A70D4" w:rsidP="008A70D4">
      <w:pPr>
        <w:rPr>
          <w:ins w:id="19" w:author="Jeremy Singer" w:date="2024-12-17T10:07:00Z" w16du:dateUtc="2024-12-17T10:07:00Z"/>
        </w:rPr>
      </w:pPr>
    </w:p>
    <w:p w14:paraId="22587594" w14:textId="4C6D330C" w:rsidR="008A70D4" w:rsidRDefault="008A70D4" w:rsidP="008A70D4">
      <w:pPr>
        <w:rPr>
          <w:ins w:id="20" w:author="Jeremy Singer" w:date="2024-12-17T10:08:00Z" w16du:dateUtc="2024-12-17T10:08:00Z"/>
        </w:rPr>
      </w:pPr>
      <w:ins w:id="21" w:author="Jeremy Singer" w:date="2024-12-17T10:07:00Z" w16du:dateUtc="2024-12-17T10:07:00Z">
        <w:r>
          <w:t xml:space="preserve">Question 7 – “Why is kernel recompilation not required </w:t>
        </w:r>
      </w:ins>
      <w:ins w:id="22" w:author="Jeremy Singer" w:date="2024-12-17T10:08:00Z" w16du:dateUtc="2024-12-17T10:08:00Z">
        <w:r>
          <w:t>when a target’s hardware definition is updated?”</w:t>
        </w:r>
      </w:ins>
    </w:p>
    <w:p w14:paraId="15FA9C6E" w14:textId="4101C90E" w:rsidR="008A70D4" w:rsidRPr="00EF7B79" w:rsidRDefault="008A70D4" w:rsidP="008A70D4">
      <w:pPr>
        <w:pStyle w:val="ListParagraph"/>
        <w:numPr>
          <w:ilvl w:val="0"/>
          <w:numId w:val="9"/>
        </w:numPr>
        <w:rPr>
          <w:ins w:id="23" w:author="Jeremy Singer" w:date="2024-12-17T10:08:00Z" w16du:dateUtc="2024-12-17T10:08:00Z"/>
          <w:b/>
          <w:bCs/>
          <w:rPrChange w:id="24" w:author="Jeremy Singer" w:date="2024-12-17T11:43:00Z" w16du:dateUtc="2024-12-17T11:43:00Z">
            <w:rPr>
              <w:ins w:id="25" w:author="Jeremy Singer" w:date="2024-12-17T10:08:00Z" w16du:dateUtc="2024-12-17T10:08:00Z"/>
            </w:rPr>
          </w:rPrChange>
        </w:rPr>
      </w:pPr>
      <w:ins w:id="26" w:author="Jeremy Singer" w:date="2024-12-17T10:08:00Z" w16du:dateUtc="2024-12-17T10:08:00Z">
        <w:r w:rsidRPr="00EF7B79">
          <w:rPr>
            <w:b/>
            <w:bCs/>
            <w:rPrChange w:id="27" w:author="Jeremy Singer" w:date="2024-12-17T11:43:00Z" w16du:dateUtc="2024-12-17T11:43:00Z">
              <w:rPr/>
            </w:rPrChange>
          </w:rPr>
          <w:t>Since the hardware definition is encoded in the device tree blob</w:t>
        </w:r>
      </w:ins>
      <w:ins w:id="28" w:author="Jeremy Singer" w:date="2024-12-17T11:48:00Z" w16du:dateUtc="2024-12-17T11:48:00Z">
        <w:r w:rsidR="00A52A23">
          <w:rPr>
            <w:b/>
            <w:bCs/>
          </w:rPr>
          <w:t xml:space="preserve"> (DTB)</w:t>
        </w:r>
      </w:ins>
      <w:ins w:id="29" w:author="Jeremy Singer" w:date="2024-12-17T10:08:00Z" w16du:dateUtc="2024-12-17T10:08:00Z">
        <w:r w:rsidRPr="00EF7B79">
          <w:rPr>
            <w:b/>
            <w:bCs/>
            <w:rPrChange w:id="30" w:author="Jeremy Singer" w:date="2024-12-17T11:43:00Z" w16du:dateUtc="2024-12-17T11:43:00Z">
              <w:rPr/>
            </w:rPrChange>
          </w:rPr>
          <w:t>, so th</w:t>
        </w:r>
      </w:ins>
      <w:ins w:id="31" w:author="Jeremy Singer" w:date="2024-12-17T11:49:00Z" w16du:dateUtc="2024-12-17T11:49:00Z">
        <w:r w:rsidR="00A52A23">
          <w:rPr>
            <w:b/>
            <w:bCs/>
          </w:rPr>
          <w:t>e updated</w:t>
        </w:r>
      </w:ins>
      <w:ins w:id="32" w:author="Jeremy Singer" w:date="2024-12-17T11:48:00Z" w16du:dateUtc="2024-12-17T11:48:00Z">
        <w:r w:rsidR="00A52A23">
          <w:rPr>
            <w:b/>
            <w:bCs/>
          </w:rPr>
          <w:t xml:space="preserve"> DTB</w:t>
        </w:r>
      </w:ins>
      <w:ins w:id="33" w:author="Jeremy Singer" w:date="2024-12-17T11:49:00Z" w16du:dateUtc="2024-12-17T11:49:00Z">
        <w:r w:rsidR="00A52A23">
          <w:rPr>
            <w:b/>
            <w:bCs/>
          </w:rPr>
          <w:t xml:space="preserve"> </w:t>
        </w:r>
      </w:ins>
      <w:ins w:id="34" w:author="Jeremy Singer" w:date="2024-12-17T10:08:00Z" w16du:dateUtc="2024-12-17T10:08:00Z">
        <w:r w:rsidRPr="00EF7B79">
          <w:rPr>
            <w:b/>
            <w:bCs/>
            <w:rPrChange w:id="35" w:author="Jeremy Singer" w:date="2024-12-17T11:43:00Z" w16du:dateUtc="2024-12-17T11:43:00Z">
              <w:rPr/>
            </w:rPrChange>
          </w:rPr>
          <w:t>is all we need to regenerate</w:t>
        </w:r>
      </w:ins>
    </w:p>
    <w:p w14:paraId="2B30C440" w14:textId="0AA8BE88" w:rsidR="008A70D4" w:rsidRDefault="008A70D4" w:rsidP="008A70D4">
      <w:pPr>
        <w:pStyle w:val="ListParagraph"/>
        <w:numPr>
          <w:ilvl w:val="0"/>
          <w:numId w:val="9"/>
        </w:numPr>
        <w:rPr>
          <w:ins w:id="36" w:author="Jeremy Singer" w:date="2024-12-17T10:10:00Z" w16du:dateUtc="2024-12-17T10:10:00Z"/>
        </w:rPr>
      </w:pPr>
      <w:ins w:id="37" w:author="Jeremy Singer" w:date="2024-12-17T10:08:00Z" w16du:dateUtc="2024-12-17T10:08:00Z">
        <w:r>
          <w:t>S</w:t>
        </w:r>
      </w:ins>
      <w:ins w:id="38" w:author="Jeremy Singer" w:date="2024-12-17T10:09:00Z" w16du:dateUtc="2024-12-17T10:09:00Z">
        <w:r>
          <w:t xml:space="preserve">ince the kernel </w:t>
        </w:r>
      </w:ins>
      <w:ins w:id="39" w:author="Jeremy Singer" w:date="2024-12-17T11:42:00Z" w16du:dateUtc="2024-12-17T11:42:00Z">
        <w:r w:rsidR="00EF7B79">
          <w:t>does not need to interface with low-level hardware</w:t>
        </w:r>
      </w:ins>
    </w:p>
    <w:p w14:paraId="66863B19" w14:textId="64267DDC" w:rsidR="00C85327" w:rsidRDefault="00EF7B79" w:rsidP="00EF7B79">
      <w:pPr>
        <w:pStyle w:val="ListParagraph"/>
        <w:numPr>
          <w:ilvl w:val="0"/>
          <w:numId w:val="9"/>
        </w:numPr>
        <w:rPr>
          <w:ins w:id="40" w:author="Jeremy Singer" w:date="2024-12-17T11:46:00Z" w16du:dateUtc="2024-12-17T11:46:00Z"/>
        </w:rPr>
      </w:pPr>
      <w:ins w:id="41" w:author="Jeremy Singer" w:date="2024-12-17T11:46:00Z" w16du:dateUtc="2024-12-17T11:46:00Z">
        <w:r>
          <w:t>Since t</w:t>
        </w:r>
      </w:ins>
      <w:ins w:id="42" w:author="Jeremy Singer" w:date="2024-12-17T11:44:00Z" w16du:dateUtc="2024-12-17T11:44:00Z">
        <w:r>
          <w:t>he</w:t>
        </w:r>
      </w:ins>
      <w:ins w:id="43" w:author="Jeremy Singer" w:date="2024-12-17T10:10:00Z" w16du:dateUtc="2024-12-17T10:10:00Z">
        <w:r w:rsidR="008A70D4">
          <w:t xml:space="preserve"> kernel </w:t>
        </w:r>
      </w:ins>
      <w:ins w:id="44" w:author="Jeremy Singer" w:date="2024-12-17T11:43:00Z" w16du:dateUtc="2024-12-17T11:43:00Z">
        <w:r>
          <w:t>supports device hot-swapping by default</w:t>
        </w:r>
      </w:ins>
    </w:p>
    <w:p w14:paraId="3D19C314" w14:textId="6C57E9DE" w:rsidR="00EF7B79" w:rsidRPr="00F91E88" w:rsidRDefault="00A52A23" w:rsidP="00EF7B79">
      <w:pPr>
        <w:pStyle w:val="ListParagraph"/>
        <w:numPr>
          <w:ilvl w:val="0"/>
          <w:numId w:val="9"/>
        </w:numPr>
        <w:pPrChange w:id="45" w:author="Jeremy Singer" w:date="2024-12-17T11:46:00Z" w16du:dateUtc="2024-12-17T11:46:00Z">
          <w:pPr>
            <w:pStyle w:val="ListParagraph"/>
            <w:numPr>
              <w:numId w:val="7"/>
            </w:numPr>
            <w:ind w:hanging="360"/>
          </w:pPr>
        </w:pPrChange>
      </w:pPr>
      <w:ins w:id="46" w:author="Jeremy Singer" w:date="2024-12-17T11:47:00Z" w16du:dateUtc="2024-12-17T11:47:00Z">
        <w:r>
          <w:t>Since t</w:t>
        </w:r>
      </w:ins>
      <w:ins w:id="47" w:author="Jeremy Singer" w:date="2024-12-17T11:46:00Z" w16du:dateUtc="2024-12-17T11:46:00Z">
        <w:r w:rsidR="00EF7B79">
          <w:t>he kernel</w:t>
        </w:r>
      </w:ins>
      <w:ins w:id="48" w:author="Jeremy Singer" w:date="2024-12-17T11:48:00Z" w16du:dateUtc="2024-12-17T11:48:00Z">
        <w:r>
          <w:t xml:space="preserve"> can parse the hardware definition directly</w:t>
        </w:r>
      </w:ins>
      <w:ins w:id="49" w:author="Jeremy Singer" w:date="2024-12-17T11:46:00Z" w16du:dateUtc="2024-12-17T11:46:00Z">
        <w:r w:rsidR="00EF7B79">
          <w:t xml:space="preserve"> </w:t>
        </w:r>
      </w:ins>
    </w:p>
    <w:p w14:paraId="63FE6E83" w14:textId="4EA2A841" w:rsidR="001B1AF8" w:rsidRDefault="001B1AF8" w:rsidP="001B1AF8">
      <w:pPr>
        <w:rPr>
          <w:b/>
        </w:rPr>
      </w:pPr>
    </w:p>
    <w:p w14:paraId="511DB089" w14:textId="36C10A42" w:rsidR="001B1AF8" w:rsidRDefault="001B1AF8" w:rsidP="001B1AF8">
      <w:r w:rsidRPr="001B1AF8">
        <w:t xml:space="preserve">Question </w:t>
      </w:r>
      <w:ins w:id="50" w:author="Jeremy Singer" w:date="2024-12-17T10:07:00Z" w16du:dateUtc="2024-12-17T10:07:00Z">
        <w:r w:rsidR="008A70D4">
          <w:t>8</w:t>
        </w:r>
      </w:ins>
      <w:del w:id="51" w:author="Jeremy Singer" w:date="2024-12-17T10:07:00Z" w16du:dateUtc="2024-12-17T10:07:00Z">
        <w:r w:rsidRPr="001B1AF8" w:rsidDel="008A70D4">
          <w:delText>7</w:delText>
        </w:r>
      </w:del>
      <w:r w:rsidRPr="001B1AF8">
        <w:t xml:space="preserve"> – “</w:t>
      </w:r>
      <w:r w:rsidR="008067B1">
        <w:t>Which stages of the booting process does U-Boot handle</w:t>
      </w:r>
      <w:r w:rsidR="00DA2983">
        <w:t>?</w:t>
      </w:r>
      <w:r w:rsidRPr="001B1AF8">
        <w:t>”</w:t>
      </w:r>
    </w:p>
    <w:p w14:paraId="529E8D7D" w14:textId="5BB3985C" w:rsidR="00E2104E" w:rsidRPr="005E191C" w:rsidRDefault="008067B1" w:rsidP="00DA2983">
      <w:pPr>
        <w:pStyle w:val="ListParagraph"/>
        <w:numPr>
          <w:ilvl w:val="0"/>
          <w:numId w:val="8"/>
        </w:numPr>
        <w:rPr>
          <w:b/>
        </w:rPr>
      </w:pPr>
      <w:r w:rsidRPr="005E191C">
        <w:rPr>
          <w:b/>
        </w:rPr>
        <w:t>U-Boot is a first and second stage bootloader</w:t>
      </w:r>
    </w:p>
    <w:p w14:paraId="13E8E275" w14:textId="5B230AB2" w:rsidR="008067B1" w:rsidRDefault="008067B1" w:rsidP="00DA2983">
      <w:pPr>
        <w:pStyle w:val="ListParagraph"/>
        <w:numPr>
          <w:ilvl w:val="0"/>
          <w:numId w:val="8"/>
        </w:numPr>
      </w:pPr>
      <w:r>
        <w:t>U-Boot is just a first stage bootloader</w:t>
      </w:r>
    </w:p>
    <w:p w14:paraId="6A5E3CE2" w14:textId="1B8BC223" w:rsidR="008067B1" w:rsidRDefault="008067B1" w:rsidP="00DA2983">
      <w:pPr>
        <w:pStyle w:val="ListParagraph"/>
        <w:numPr>
          <w:ilvl w:val="0"/>
          <w:numId w:val="8"/>
        </w:numPr>
      </w:pPr>
      <w:r>
        <w:t>U-Boot is just a second stage bootloader</w:t>
      </w:r>
    </w:p>
    <w:p w14:paraId="5BA36825" w14:textId="486DB2F3" w:rsidR="008067B1" w:rsidRPr="001B1AF8" w:rsidRDefault="008067B1" w:rsidP="00DA2983">
      <w:pPr>
        <w:pStyle w:val="ListParagraph"/>
        <w:numPr>
          <w:ilvl w:val="0"/>
          <w:numId w:val="8"/>
        </w:numPr>
      </w:pPr>
      <w:r>
        <w:t xml:space="preserve">U-Boot </w:t>
      </w:r>
      <w:r w:rsidR="005E191C">
        <w:t>is not related to the booting process</w:t>
      </w:r>
    </w:p>
    <w:sectPr w:rsidR="008067B1" w:rsidRPr="001B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BFA"/>
    <w:multiLevelType w:val="hybridMultilevel"/>
    <w:tmpl w:val="FF40E8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2DCC"/>
    <w:multiLevelType w:val="hybridMultilevel"/>
    <w:tmpl w:val="9DBE2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B7675"/>
    <w:multiLevelType w:val="hybridMultilevel"/>
    <w:tmpl w:val="77768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E26A3"/>
    <w:multiLevelType w:val="hybridMultilevel"/>
    <w:tmpl w:val="C9A40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123F9"/>
    <w:multiLevelType w:val="hybridMultilevel"/>
    <w:tmpl w:val="C41AD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D3A61"/>
    <w:multiLevelType w:val="hybridMultilevel"/>
    <w:tmpl w:val="3E909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42B08"/>
    <w:multiLevelType w:val="hybridMultilevel"/>
    <w:tmpl w:val="76982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E4603E"/>
    <w:multiLevelType w:val="hybridMultilevel"/>
    <w:tmpl w:val="46EA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F58D2"/>
    <w:multiLevelType w:val="hybridMultilevel"/>
    <w:tmpl w:val="E014E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857055">
    <w:abstractNumId w:val="3"/>
  </w:num>
  <w:num w:numId="2" w16cid:durableId="727533560">
    <w:abstractNumId w:val="5"/>
  </w:num>
  <w:num w:numId="3" w16cid:durableId="144704442">
    <w:abstractNumId w:val="8"/>
  </w:num>
  <w:num w:numId="4" w16cid:durableId="1385134815">
    <w:abstractNumId w:val="7"/>
  </w:num>
  <w:num w:numId="5" w16cid:durableId="977296997">
    <w:abstractNumId w:val="4"/>
  </w:num>
  <w:num w:numId="6" w16cid:durableId="1902448726">
    <w:abstractNumId w:val="1"/>
  </w:num>
  <w:num w:numId="7" w16cid:durableId="1859925352">
    <w:abstractNumId w:val="2"/>
  </w:num>
  <w:num w:numId="8" w16cid:durableId="1900750837">
    <w:abstractNumId w:val="6"/>
  </w:num>
  <w:num w:numId="9" w16cid:durableId="21439651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remy Singer">
    <w15:presenceInfo w15:providerId="AD" w15:userId="S::Jeremy.Singer@glasgow.ac.uk::e3bb4075-7459-4037-9fe2-5ab61e535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58"/>
    <w:rsid w:val="00047740"/>
    <w:rsid w:val="0006571C"/>
    <w:rsid w:val="001B1AF8"/>
    <w:rsid w:val="001B4CCE"/>
    <w:rsid w:val="001C566A"/>
    <w:rsid w:val="00350E0C"/>
    <w:rsid w:val="003D4934"/>
    <w:rsid w:val="00436DD1"/>
    <w:rsid w:val="00480358"/>
    <w:rsid w:val="00531C06"/>
    <w:rsid w:val="005465E4"/>
    <w:rsid w:val="005668C6"/>
    <w:rsid w:val="005815DD"/>
    <w:rsid w:val="005A1223"/>
    <w:rsid w:val="005D2127"/>
    <w:rsid w:val="005E191C"/>
    <w:rsid w:val="006C3276"/>
    <w:rsid w:val="007974E5"/>
    <w:rsid w:val="007A027B"/>
    <w:rsid w:val="008067B1"/>
    <w:rsid w:val="00817F10"/>
    <w:rsid w:val="00822F59"/>
    <w:rsid w:val="00863483"/>
    <w:rsid w:val="008A70D4"/>
    <w:rsid w:val="00933291"/>
    <w:rsid w:val="00940FBD"/>
    <w:rsid w:val="009909C6"/>
    <w:rsid w:val="009F5841"/>
    <w:rsid w:val="00A52A23"/>
    <w:rsid w:val="00A84F58"/>
    <w:rsid w:val="00AA70EC"/>
    <w:rsid w:val="00AE15D1"/>
    <w:rsid w:val="00B045CC"/>
    <w:rsid w:val="00C04C64"/>
    <w:rsid w:val="00C20955"/>
    <w:rsid w:val="00C267B2"/>
    <w:rsid w:val="00C407D7"/>
    <w:rsid w:val="00C85327"/>
    <w:rsid w:val="00CE6E03"/>
    <w:rsid w:val="00D960E3"/>
    <w:rsid w:val="00DA2983"/>
    <w:rsid w:val="00E2104E"/>
    <w:rsid w:val="00E77CDE"/>
    <w:rsid w:val="00EC350E"/>
    <w:rsid w:val="00EC6F15"/>
    <w:rsid w:val="00EF52E7"/>
    <w:rsid w:val="00EF7B79"/>
    <w:rsid w:val="00F91E88"/>
    <w:rsid w:val="00F92614"/>
    <w:rsid w:val="00FC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4472"/>
  <w15:chartTrackingRefBased/>
  <w15:docId w15:val="{10154F21-7041-449A-8B8B-5C55BE9D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5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5CC"/>
    <w:pPr>
      <w:ind w:left="720"/>
      <w:contextualSpacing/>
    </w:pPr>
  </w:style>
  <w:style w:type="paragraph" w:styleId="Revision">
    <w:name w:val="Revision"/>
    <w:hidden/>
    <w:uiPriority w:val="99"/>
    <w:semiHidden/>
    <w:rsid w:val="005A12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2VSTCW3YR7TP-1413294526-63192</_dlc_DocId>
    <_dlc_DocIdUrl xmlns="066b1fa1-e673-41bd-87ba-8687893fe173">
      <Url>https://armh.sharepoint.com/sites/TS-ArmEducationNew/ConTech/_layouts/15/DocIdRedir.aspx?ID=2VSTCW3YR7TP-1413294526-63192</Url>
      <Description>2VSTCW3YR7TP-1413294526-63192</Description>
    </_dlc_DocIdUrl>
  </documentManagement>
</p:properties>
</file>

<file path=customXml/itemProps1.xml><?xml version="1.0" encoding="utf-8"?>
<ds:datastoreItem xmlns:ds="http://schemas.openxmlformats.org/officeDocument/2006/customXml" ds:itemID="{F4D9E68F-78DD-4B0E-8464-90E550514C85}"/>
</file>

<file path=customXml/itemProps2.xml><?xml version="1.0" encoding="utf-8"?>
<ds:datastoreItem xmlns:ds="http://schemas.openxmlformats.org/officeDocument/2006/customXml" ds:itemID="{A0526688-EE08-48FF-A607-FD758925D2D9}"/>
</file>

<file path=customXml/itemProps3.xml><?xml version="1.0" encoding="utf-8"?>
<ds:datastoreItem xmlns:ds="http://schemas.openxmlformats.org/officeDocument/2006/customXml" ds:itemID="{03176D62-BCC6-4F70-8C11-175F54809FFA}"/>
</file>

<file path=customXml/itemProps4.xml><?xml version="1.0" encoding="utf-8"?>
<ds:datastoreItem xmlns:ds="http://schemas.openxmlformats.org/officeDocument/2006/customXml" ds:itemID="{54A412FB-84F1-47BE-902C-6F7056EAA4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Allen</dc:creator>
  <cp:keywords/>
  <dc:description/>
  <cp:lastModifiedBy>Jeremy Singer</cp:lastModifiedBy>
  <cp:revision>48</cp:revision>
  <dcterms:created xsi:type="dcterms:W3CDTF">2019-01-21T10:42:00Z</dcterms:created>
  <dcterms:modified xsi:type="dcterms:W3CDTF">2024-12-17T11:49:00Z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0x01010050DA06D914BDE34CBFBF32CE2E7912F8</vt:lpwstr>
  </property>
  <property fmtid="{D5CDD505-2E9C-101B-9397-08002B2CF9AE}" pid="3" name="_dlc_DocIdItemGuid">
    <vt:lpwstr>9881575f-1543-4739-ab22-c5ec36f5a0af</vt:lpwstr>
  </property>
  <property fmtid="{D5CDD505-2E9C-101B-9397-08002B2CF9AE}" pid="4" name="MediaServiceImageTags">
    <vt:lpwstr/>
  </property>
  <property fmtid="{D5CDD505-2E9C-101B-9397-08002B2CF9AE}" pid="6" name="docLang">
    <vt:lpwstr>en</vt:lpwstr>
  </property>
</Properties>
</file>