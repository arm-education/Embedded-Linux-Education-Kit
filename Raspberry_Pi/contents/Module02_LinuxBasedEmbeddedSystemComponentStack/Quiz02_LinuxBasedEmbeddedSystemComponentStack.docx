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9FC36" w14:textId="77777777" w:rsidR="00D2793C" w:rsidRDefault="00690ABB">
      <w:pPr>
        <w:rPr>
          <w:lang w:val="en-GB"/>
        </w:rPr>
      </w:pPr>
      <w:r>
        <w:rPr>
          <w:lang w:val="en-GB"/>
        </w:rPr>
        <w:t>Quiz Questions – Embedded Linux</w:t>
      </w:r>
    </w:p>
    <w:p w14:paraId="46FD9356" w14:textId="77777777" w:rsidR="00690ABB" w:rsidRDefault="00690ABB">
      <w:pPr>
        <w:rPr>
          <w:lang w:val="en-GB"/>
        </w:rPr>
      </w:pPr>
    </w:p>
    <w:p w14:paraId="090A1D6B" w14:textId="77777777" w:rsidR="00690ABB" w:rsidRDefault="00690ABB">
      <w:pPr>
        <w:rPr>
          <w:lang w:val="en-GB"/>
        </w:rPr>
      </w:pPr>
      <w:r>
        <w:rPr>
          <w:lang w:val="en-GB"/>
        </w:rPr>
        <w:t xml:space="preserve">Lecture </w:t>
      </w:r>
      <w:r w:rsidR="00FB376A">
        <w:rPr>
          <w:lang w:val="en-GB"/>
        </w:rPr>
        <w:t>2</w:t>
      </w:r>
      <w:r>
        <w:rPr>
          <w:lang w:val="en-GB"/>
        </w:rPr>
        <w:t>:</w:t>
      </w:r>
    </w:p>
    <w:p w14:paraId="641736CF" w14:textId="77777777" w:rsidR="00690ABB" w:rsidRDefault="00690ABB">
      <w:pPr>
        <w:rPr>
          <w:lang w:val="en-GB"/>
        </w:rPr>
      </w:pPr>
    </w:p>
    <w:p w14:paraId="699E9217" w14:textId="70E1FF4E" w:rsidR="001B0FEC" w:rsidRDefault="00690ABB">
      <w:pPr>
        <w:rPr>
          <w:lang w:val="en-GB"/>
        </w:rPr>
      </w:pPr>
      <w:r>
        <w:rPr>
          <w:lang w:val="en-GB"/>
        </w:rPr>
        <w:t>Question 1 – “</w:t>
      </w:r>
      <w:r w:rsidR="00A31323">
        <w:rPr>
          <w:lang w:val="en-GB"/>
        </w:rPr>
        <w:t>The bootloader is</w:t>
      </w:r>
      <w:r w:rsidR="004434AB">
        <w:rPr>
          <w:lang w:val="en-GB"/>
        </w:rPr>
        <w:t xml:space="preserve"> a piece of software</w:t>
      </w:r>
      <w:r w:rsidR="00A31323">
        <w:rPr>
          <w:lang w:val="en-GB"/>
        </w:rPr>
        <w:t xml:space="preserve"> responsible for…</w:t>
      </w:r>
      <w:r>
        <w:rPr>
          <w:lang w:val="en-GB"/>
        </w:rPr>
        <w:t>”</w:t>
      </w:r>
    </w:p>
    <w:p w14:paraId="035775F8" w14:textId="06528E2B" w:rsidR="00A31323" w:rsidRPr="001B0FEC" w:rsidRDefault="00A31323" w:rsidP="001B0FEC">
      <w:pPr>
        <w:pStyle w:val="ListParagraph"/>
        <w:numPr>
          <w:ilvl w:val="0"/>
          <w:numId w:val="3"/>
        </w:numPr>
        <w:rPr>
          <w:lang w:val="en-GB"/>
        </w:rPr>
      </w:pPr>
      <w:r w:rsidRPr="001B0FEC">
        <w:rPr>
          <w:lang w:val="en-GB"/>
        </w:rPr>
        <w:t>Providing all the services to manage the hardware resources</w:t>
      </w:r>
    </w:p>
    <w:p w14:paraId="4D555700" w14:textId="6EC39366" w:rsidR="001B0FEC" w:rsidRPr="001D1D23" w:rsidRDefault="00A31323" w:rsidP="001B0FEC">
      <w:pPr>
        <w:pStyle w:val="ListParagraph"/>
        <w:numPr>
          <w:ilvl w:val="0"/>
          <w:numId w:val="3"/>
        </w:numPr>
        <w:rPr>
          <w:b/>
          <w:lang w:val="en-GB"/>
        </w:rPr>
      </w:pPr>
      <w:r w:rsidRPr="001D1D23">
        <w:rPr>
          <w:b/>
          <w:lang w:val="en-GB"/>
        </w:rPr>
        <w:t>Setting</w:t>
      </w:r>
      <w:ins w:id="0" w:author="Jeremy Singer" w:date="2024-04-15T13:49:00Z">
        <w:r w:rsidR="007B29C9">
          <w:rPr>
            <w:b/>
            <w:lang w:val="en-GB"/>
          </w:rPr>
          <w:t xml:space="preserve"> </w:t>
        </w:r>
      </w:ins>
      <w:del w:id="1" w:author="Jeremy Singer" w:date="2024-04-15T13:49:00Z">
        <w:r w:rsidRPr="001D1D23" w:rsidDel="007B29C9">
          <w:rPr>
            <w:b/>
            <w:lang w:val="en-GB"/>
          </w:rPr>
          <w:delText>-</w:delText>
        </w:r>
      </w:del>
      <w:r w:rsidRPr="001D1D23">
        <w:rPr>
          <w:b/>
          <w:lang w:val="en-GB"/>
        </w:rPr>
        <w:t>up the hardware to run the operating system</w:t>
      </w:r>
    </w:p>
    <w:p w14:paraId="5DF785C5" w14:textId="066D1C8F" w:rsidR="001B0FEC" w:rsidRDefault="00491D98" w:rsidP="001B0FE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Implementing the functionalities to be delivered to the embedded system user</w:t>
      </w:r>
    </w:p>
    <w:p w14:paraId="7BD3D08C" w14:textId="293617DF" w:rsidR="001B0FEC" w:rsidRPr="001B0FEC" w:rsidRDefault="004C5CEA" w:rsidP="001B0FE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Storing the Linux Kernel Configuration files, the system programs, and the application</w:t>
      </w:r>
    </w:p>
    <w:p w14:paraId="07F47FFA" w14:textId="77777777" w:rsidR="00A31323" w:rsidRDefault="00A31323">
      <w:pPr>
        <w:rPr>
          <w:lang w:val="en-GB"/>
        </w:rPr>
      </w:pPr>
    </w:p>
    <w:p w14:paraId="49DE49B3" w14:textId="609B8539" w:rsidR="00A31323" w:rsidRDefault="00A31323">
      <w:pPr>
        <w:rPr>
          <w:lang w:val="en-GB"/>
        </w:rPr>
      </w:pPr>
      <w:r>
        <w:rPr>
          <w:lang w:val="en-GB"/>
        </w:rPr>
        <w:t>Question 2 – “</w:t>
      </w:r>
      <w:r w:rsidR="001B0FEC">
        <w:rPr>
          <w:lang w:val="en-GB"/>
        </w:rPr>
        <w:t>In the ‘Reference Hardware Model’, which</w:t>
      </w:r>
      <w:ins w:id="2" w:author="Jeremy Singer [2]" w:date="2024-04-15T14:44:00Z">
        <w:r w:rsidR="00071403">
          <w:rPr>
            <w:lang w:val="en-GB"/>
          </w:rPr>
          <w:t xml:space="preserve"> key</w:t>
        </w:r>
      </w:ins>
      <w:r w:rsidR="001B0FEC">
        <w:rPr>
          <w:lang w:val="en-GB"/>
        </w:rPr>
        <w:t xml:space="preserve"> component </w:t>
      </w:r>
      <w:del w:id="3" w:author="Jeremy Singer [2]" w:date="2024-04-15T14:44:00Z">
        <w:r w:rsidR="001B0FEC" w:rsidDel="000F04B9">
          <w:rPr>
            <w:lang w:val="en-GB"/>
          </w:rPr>
          <w:delText>is responsible for</w:delText>
        </w:r>
      </w:del>
      <w:ins w:id="4" w:author="Jeremy Singer [2]" w:date="2024-04-15T14:44:00Z">
        <w:r w:rsidR="000F04B9">
          <w:rPr>
            <w:lang w:val="en-GB"/>
          </w:rPr>
          <w:t>incorporates</w:t>
        </w:r>
      </w:ins>
      <w:r w:rsidR="001B0FEC">
        <w:rPr>
          <w:lang w:val="en-GB"/>
        </w:rPr>
        <w:t xml:space="preserve"> volatile memory?</w:t>
      </w:r>
      <w:r>
        <w:rPr>
          <w:lang w:val="en-GB"/>
        </w:rPr>
        <w:t>”</w:t>
      </w:r>
    </w:p>
    <w:p w14:paraId="6FBE347C" w14:textId="77777777" w:rsidR="001B0FEC" w:rsidRDefault="001B0FEC" w:rsidP="001B0FE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Boot Flash</w:t>
      </w:r>
    </w:p>
    <w:p w14:paraId="6EF07ECB" w14:textId="77777777" w:rsidR="001B0FEC" w:rsidRDefault="001B0FEC" w:rsidP="001B0FE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Mass Memory Flash</w:t>
      </w:r>
    </w:p>
    <w:p w14:paraId="1B3D146E" w14:textId="77777777" w:rsidR="001B0FEC" w:rsidRPr="001D1D23" w:rsidRDefault="001B0FEC" w:rsidP="001B0FEC">
      <w:pPr>
        <w:pStyle w:val="ListParagraph"/>
        <w:numPr>
          <w:ilvl w:val="0"/>
          <w:numId w:val="1"/>
        </w:numPr>
        <w:rPr>
          <w:b/>
          <w:lang w:val="en-GB"/>
        </w:rPr>
      </w:pPr>
      <w:r w:rsidRPr="001D1D23">
        <w:rPr>
          <w:b/>
          <w:lang w:val="en-GB"/>
        </w:rPr>
        <w:t>RAM</w:t>
      </w:r>
    </w:p>
    <w:p w14:paraId="11457BFB" w14:textId="77777777" w:rsidR="001B0FEC" w:rsidRDefault="001B0FEC" w:rsidP="001B0FE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CPU</w:t>
      </w:r>
    </w:p>
    <w:p w14:paraId="31B2129E" w14:textId="77777777" w:rsidR="001B0FEC" w:rsidRDefault="001B0FEC" w:rsidP="001B0FEC">
      <w:pPr>
        <w:rPr>
          <w:lang w:val="en-GB"/>
        </w:rPr>
      </w:pPr>
    </w:p>
    <w:p w14:paraId="1781075A" w14:textId="48240D49" w:rsidR="001B0FEC" w:rsidRDefault="001B0FEC" w:rsidP="001B0FEC">
      <w:pPr>
        <w:rPr>
          <w:lang w:val="en-GB"/>
        </w:rPr>
      </w:pPr>
      <w:r>
        <w:rPr>
          <w:lang w:val="en-GB"/>
        </w:rPr>
        <w:t>Question 3 – “</w:t>
      </w:r>
      <w:r w:rsidR="00723E68">
        <w:rPr>
          <w:lang w:val="en-GB"/>
        </w:rPr>
        <w:t xml:space="preserve">The Linux kernel </w:t>
      </w:r>
      <w:ins w:id="5" w:author="Jeremy Singer" w:date="2024-04-15T13:52:00Z">
        <w:del w:id="6" w:author="Jeremy Singer [2]" w:date="2024-04-15T14:45:00Z">
          <w:r w:rsidR="007B29C9" w:rsidDel="00071403">
            <w:rPr>
              <w:lang w:val="en-GB"/>
            </w:rPr>
            <w:delText>FIXME</w:delText>
          </w:r>
        </w:del>
      </w:ins>
      <w:ins w:id="7" w:author="Jeremy Singer [2]" w:date="2024-04-15T14:45:00Z">
        <w:r w:rsidR="00071403">
          <w:rPr>
            <w:lang w:val="en-GB"/>
          </w:rPr>
          <w:t>view of memory</w:t>
        </w:r>
      </w:ins>
      <w:ins w:id="8" w:author="Jeremy Singer" w:date="2024-04-15T13:52:00Z">
        <w:r w:rsidR="007B29C9">
          <w:rPr>
            <w:lang w:val="en-GB"/>
          </w:rPr>
          <w:t xml:space="preserve"> </w:t>
        </w:r>
      </w:ins>
      <w:r w:rsidR="00723E68">
        <w:rPr>
          <w:lang w:val="en-GB"/>
        </w:rPr>
        <w:t>is split into…</w:t>
      </w:r>
      <w:r>
        <w:rPr>
          <w:lang w:val="en-GB"/>
        </w:rPr>
        <w:t>”</w:t>
      </w:r>
    </w:p>
    <w:p w14:paraId="4C03B3E7" w14:textId="77777777" w:rsidR="00BA3F76" w:rsidRDefault="00BA3F76" w:rsidP="00BA3F76">
      <w:pPr>
        <w:pStyle w:val="ListParagraph"/>
        <w:numPr>
          <w:ilvl w:val="0"/>
          <w:numId w:val="4"/>
        </w:numPr>
        <w:rPr>
          <w:b/>
          <w:lang w:val="en-GB"/>
        </w:rPr>
      </w:pPr>
      <w:r w:rsidRPr="00BA3F76">
        <w:rPr>
          <w:b/>
          <w:lang w:val="en-GB"/>
        </w:rPr>
        <w:t>Two layers: User space and kernel space</w:t>
      </w:r>
    </w:p>
    <w:p w14:paraId="45198533" w14:textId="77777777" w:rsidR="00BA3F76" w:rsidRPr="001D1D23" w:rsidRDefault="00236309" w:rsidP="00BA3F76">
      <w:pPr>
        <w:pStyle w:val="ListParagraph"/>
        <w:numPr>
          <w:ilvl w:val="0"/>
          <w:numId w:val="4"/>
        </w:numPr>
        <w:rPr>
          <w:lang w:val="en-GB"/>
        </w:rPr>
      </w:pPr>
      <w:r w:rsidRPr="001D1D23">
        <w:rPr>
          <w:lang w:val="en-GB"/>
        </w:rPr>
        <w:t>Two layers: Developer space and user space</w:t>
      </w:r>
    </w:p>
    <w:p w14:paraId="7F17DF06" w14:textId="77777777" w:rsidR="00236309" w:rsidRDefault="001D1D23" w:rsidP="00BA3F76">
      <w:pPr>
        <w:pStyle w:val="ListParagraph"/>
        <w:numPr>
          <w:ilvl w:val="0"/>
          <w:numId w:val="4"/>
        </w:numPr>
        <w:rPr>
          <w:ins w:id="9" w:author="Jeremy Singer" w:date="2024-04-15T13:50:00Z"/>
          <w:lang w:val="en-GB"/>
        </w:rPr>
      </w:pPr>
      <w:r w:rsidRPr="001D1D23">
        <w:rPr>
          <w:lang w:val="en-GB"/>
        </w:rPr>
        <w:t>Three layers: OS, hardware, and software</w:t>
      </w:r>
    </w:p>
    <w:p w14:paraId="5236C813" w14:textId="4D1BD094" w:rsidR="007B29C9" w:rsidRDefault="007B29C9" w:rsidP="00BA3F76">
      <w:pPr>
        <w:pStyle w:val="ListParagraph"/>
        <w:numPr>
          <w:ilvl w:val="0"/>
          <w:numId w:val="4"/>
        </w:numPr>
        <w:rPr>
          <w:lang w:val="en-GB"/>
        </w:rPr>
      </w:pPr>
      <w:ins w:id="10" w:author="Jeremy Singer" w:date="2024-04-15T13:52:00Z">
        <w:r>
          <w:rPr>
            <w:lang w:val="en-GB"/>
          </w:rPr>
          <w:t>Three</w:t>
        </w:r>
      </w:ins>
      <w:ins w:id="11" w:author="Jeremy Singer" w:date="2024-04-15T13:50:00Z">
        <w:r>
          <w:rPr>
            <w:lang w:val="en-GB"/>
          </w:rPr>
          <w:t xml:space="preserve"> layers: </w:t>
        </w:r>
      </w:ins>
      <w:ins w:id="12" w:author="Jeremy Singer" w:date="2024-04-15T13:51:00Z">
        <w:r>
          <w:rPr>
            <w:lang w:val="en-GB"/>
          </w:rPr>
          <w:t xml:space="preserve">Networking stack, system </w:t>
        </w:r>
      </w:ins>
      <w:ins w:id="13" w:author="Jeremy Singer" w:date="2024-04-15T13:52:00Z">
        <w:r>
          <w:rPr>
            <w:lang w:val="en-GB"/>
          </w:rPr>
          <w:t>stack and application stack</w:t>
        </w:r>
      </w:ins>
    </w:p>
    <w:p w14:paraId="51D3DFCA" w14:textId="77777777" w:rsidR="001D1D23" w:rsidRDefault="001D1D23" w:rsidP="001D1D23">
      <w:pPr>
        <w:rPr>
          <w:lang w:val="en-GB"/>
        </w:rPr>
      </w:pPr>
    </w:p>
    <w:p w14:paraId="483D36E7" w14:textId="419217AA" w:rsidR="001D1D23" w:rsidRDefault="001D1D23" w:rsidP="001D1D23">
      <w:pPr>
        <w:rPr>
          <w:lang w:val="en-GB"/>
        </w:rPr>
      </w:pPr>
      <w:r>
        <w:rPr>
          <w:lang w:val="en-GB"/>
        </w:rPr>
        <w:t>Question 4 – “</w:t>
      </w:r>
      <w:r w:rsidR="00A966D7">
        <w:rPr>
          <w:lang w:val="en-GB"/>
        </w:rPr>
        <w:t>Which of the following are methods</w:t>
      </w:r>
      <w:r w:rsidR="0049239B">
        <w:rPr>
          <w:lang w:val="en-GB"/>
        </w:rPr>
        <w:t xml:space="preserve"> for</w:t>
      </w:r>
      <w:r w:rsidR="00A966D7">
        <w:rPr>
          <w:lang w:val="en-GB"/>
        </w:rPr>
        <w:t xml:space="preserve"> informing the kernel of which resources are available in the embedded system?</w:t>
      </w:r>
      <w:ins w:id="14" w:author="Jeremy Singer" w:date="2024-04-15T13:55:00Z">
        <w:r w:rsidR="001E2FA9">
          <w:rPr>
            <w:lang w:val="en-GB"/>
          </w:rPr>
          <w:t xml:space="preserve"> (Select all answers that apply)</w:t>
        </w:r>
      </w:ins>
      <w:r>
        <w:rPr>
          <w:lang w:val="en-GB"/>
        </w:rPr>
        <w:t>”</w:t>
      </w:r>
    </w:p>
    <w:p w14:paraId="604FFD81" w14:textId="430A2165" w:rsidR="00A966D7" w:rsidRDefault="001B79D4" w:rsidP="00A966D7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Get the kernel to look it up online</w:t>
      </w:r>
    </w:p>
    <w:p w14:paraId="26DDDF0C" w14:textId="3A39AE92" w:rsidR="001B79D4" w:rsidRPr="00CE7C2D" w:rsidRDefault="001B79D4" w:rsidP="00A966D7">
      <w:pPr>
        <w:pStyle w:val="ListParagraph"/>
        <w:numPr>
          <w:ilvl w:val="0"/>
          <w:numId w:val="5"/>
        </w:numPr>
        <w:rPr>
          <w:b/>
          <w:lang w:val="en-GB"/>
        </w:rPr>
      </w:pPr>
      <w:r w:rsidRPr="00CE7C2D">
        <w:rPr>
          <w:b/>
          <w:lang w:val="en-GB"/>
        </w:rPr>
        <w:t>Us</w:t>
      </w:r>
      <w:ins w:id="15" w:author="Jeremy Singer [2]" w:date="2024-04-15T14:46:00Z">
        <w:r w:rsidR="00071403">
          <w:rPr>
            <w:b/>
            <w:lang w:val="en-GB"/>
          </w:rPr>
          <w:t>e</w:t>
        </w:r>
      </w:ins>
      <w:del w:id="16" w:author="Jeremy Singer [2]" w:date="2024-04-15T14:46:00Z">
        <w:r w:rsidRPr="00CE7C2D" w:rsidDel="00071403">
          <w:rPr>
            <w:b/>
            <w:lang w:val="en-GB"/>
          </w:rPr>
          <w:delText>ing</w:delText>
        </w:r>
      </w:del>
      <w:r w:rsidRPr="00CE7C2D">
        <w:rPr>
          <w:b/>
          <w:lang w:val="en-GB"/>
        </w:rPr>
        <w:t xml:space="preserve"> a device tree blob</w:t>
      </w:r>
    </w:p>
    <w:p w14:paraId="1A91C517" w14:textId="78074846" w:rsidR="001B79D4" w:rsidRDefault="00CE7C2D" w:rsidP="00A966D7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Look it up in a memory map</w:t>
      </w:r>
    </w:p>
    <w:p w14:paraId="34213449" w14:textId="2EDCCB2E" w:rsidR="00CE7C2D" w:rsidRDefault="00CE7C2D" w:rsidP="00A966D7">
      <w:pPr>
        <w:pStyle w:val="ListParagraph"/>
        <w:numPr>
          <w:ilvl w:val="0"/>
          <w:numId w:val="5"/>
        </w:numPr>
        <w:rPr>
          <w:b/>
          <w:lang w:val="en-GB"/>
        </w:rPr>
      </w:pPr>
      <w:r w:rsidRPr="00CE7C2D">
        <w:rPr>
          <w:b/>
          <w:lang w:val="en-GB"/>
        </w:rPr>
        <w:t>Hardcode it into the kernel binary code</w:t>
      </w:r>
    </w:p>
    <w:p w14:paraId="676B650C" w14:textId="685AD265" w:rsidR="00FB2ECD" w:rsidRDefault="00FB2ECD" w:rsidP="00FB2ECD">
      <w:pPr>
        <w:rPr>
          <w:b/>
          <w:lang w:val="en-GB"/>
        </w:rPr>
      </w:pPr>
    </w:p>
    <w:p w14:paraId="7F466B51" w14:textId="561917AF" w:rsidR="00FB2ECD" w:rsidRDefault="00FB2ECD" w:rsidP="00FB2ECD">
      <w:pPr>
        <w:rPr>
          <w:lang w:val="en-GB"/>
        </w:rPr>
      </w:pPr>
      <w:r w:rsidRPr="00FB2ECD">
        <w:rPr>
          <w:lang w:val="en-GB"/>
        </w:rPr>
        <w:t>Question 5 – “</w:t>
      </w:r>
      <w:r w:rsidR="002C353D">
        <w:rPr>
          <w:lang w:val="en-GB"/>
        </w:rPr>
        <w:t>What produces a device tree blob (DTB) file?</w:t>
      </w:r>
      <w:r w:rsidRPr="00FB2ECD">
        <w:rPr>
          <w:lang w:val="en-GB"/>
        </w:rPr>
        <w:t>”</w:t>
      </w:r>
    </w:p>
    <w:p w14:paraId="1BAE6D38" w14:textId="3D6C8128" w:rsidR="002C353D" w:rsidRDefault="00292804" w:rsidP="002C353D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Device Tree Origin</w:t>
      </w:r>
    </w:p>
    <w:p w14:paraId="0917E113" w14:textId="1A2B5E4F" w:rsidR="002C353D" w:rsidRPr="00292804" w:rsidRDefault="00292804" w:rsidP="002C353D">
      <w:pPr>
        <w:pStyle w:val="ListParagraph"/>
        <w:numPr>
          <w:ilvl w:val="0"/>
          <w:numId w:val="8"/>
        </w:numPr>
        <w:rPr>
          <w:b/>
          <w:lang w:val="en-GB"/>
        </w:rPr>
      </w:pPr>
      <w:r w:rsidRPr="00292804">
        <w:rPr>
          <w:b/>
          <w:lang w:val="en-GB"/>
        </w:rPr>
        <w:t>Device Tree Source</w:t>
      </w:r>
      <w:r w:rsidR="002C353D" w:rsidRPr="00292804">
        <w:rPr>
          <w:b/>
          <w:lang w:val="en-GB"/>
        </w:rPr>
        <w:t xml:space="preserve"> </w:t>
      </w:r>
    </w:p>
    <w:p w14:paraId="654DF5B0" w14:textId="1A37FBDF" w:rsidR="002C353D" w:rsidRDefault="009F6FF9" w:rsidP="002C353D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Device Tree Generation</w:t>
      </w:r>
    </w:p>
    <w:p w14:paraId="566D9151" w14:textId="5587FC84" w:rsidR="002C353D" w:rsidRPr="002C353D" w:rsidRDefault="009F6FF9" w:rsidP="002C353D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Device Tree</w:t>
      </w:r>
    </w:p>
    <w:p w14:paraId="6A461D4B" w14:textId="11CBDF08" w:rsidR="00CE7C2D" w:rsidRDefault="00CE7C2D" w:rsidP="00CE7C2D">
      <w:pPr>
        <w:rPr>
          <w:b/>
          <w:lang w:val="en-GB"/>
        </w:rPr>
      </w:pPr>
    </w:p>
    <w:p w14:paraId="5537FE23" w14:textId="6AF5786D" w:rsidR="00CE7C2D" w:rsidRDefault="00F16B28" w:rsidP="00CE7C2D">
      <w:pPr>
        <w:rPr>
          <w:lang w:val="en-GB"/>
        </w:rPr>
      </w:pPr>
      <w:r>
        <w:rPr>
          <w:lang w:val="en-GB"/>
        </w:rPr>
        <w:t xml:space="preserve">Question </w:t>
      </w:r>
      <w:r w:rsidR="00FB2ECD">
        <w:rPr>
          <w:lang w:val="en-GB"/>
        </w:rPr>
        <w:t>6</w:t>
      </w:r>
      <w:r>
        <w:rPr>
          <w:lang w:val="en-GB"/>
        </w:rPr>
        <w:t xml:space="preserve"> </w:t>
      </w:r>
      <w:r w:rsidR="00857318">
        <w:rPr>
          <w:lang w:val="en-GB"/>
        </w:rPr>
        <w:t xml:space="preserve">– </w:t>
      </w:r>
      <w:r w:rsidR="002A6789">
        <w:rPr>
          <w:lang w:val="en-GB"/>
        </w:rPr>
        <w:t>“</w:t>
      </w:r>
      <w:ins w:id="17" w:author="Jeremy Singer" w:date="2024-04-15T13:54:00Z">
        <w:r w:rsidR="007B29C9">
          <w:rPr>
            <w:lang w:val="en-GB"/>
          </w:rPr>
          <w:t>With respect</w:t>
        </w:r>
      </w:ins>
      <w:del w:id="18" w:author="Jeremy Singer" w:date="2024-04-15T13:54:00Z">
        <w:r w:rsidR="002A6789" w:rsidDel="007B29C9">
          <w:rPr>
            <w:lang w:val="en-GB"/>
          </w:rPr>
          <w:delText>In regard</w:delText>
        </w:r>
      </w:del>
      <w:r w:rsidR="002A6789">
        <w:rPr>
          <w:lang w:val="en-GB"/>
        </w:rPr>
        <w:t xml:space="preserve"> to the bootloader – at power-up, the program counter is set to a default value, known as the…</w:t>
      </w:r>
      <w:r w:rsidR="00857318">
        <w:rPr>
          <w:lang w:val="en-GB"/>
        </w:rPr>
        <w:t>”</w:t>
      </w:r>
    </w:p>
    <w:p w14:paraId="1BE6A4E2" w14:textId="138B1B94" w:rsidR="002A6789" w:rsidRDefault="00410FDD" w:rsidP="002A6789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Default vector</w:t>
      </w:r>
    </w:p>
    <w:p w14:paraId="6E217209" w14:textId="6038DE42" w:rsidR="00410FDD" w:rsidRDefault="00410FDD" w:rsidP="002A6789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Initial vector</w:t>
      </w:r>
    </w:p>
    <w:p w14:paraId="2E1AFDB2" w14:textId="66DA0726" w:rsidR="00410FDD" w:rsidRDefault="00410FDD" w:rsidP="002A6789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Primary vector</w:t>
      </w:r>
    </w:p>
    <w:p w14:paraId="583DBA40" w14:textId="1C423CC0" w:rsidR="00410FDD" w:rsidRDefault="00410FDD" w:rsidP="002A6789">
      <w:pPr>
        <w:pStyle w:val="ListParagraph"/>
        <w:numPr>
          <w:ilvl w:val="0"/>
          <w:numId w:val="6"/>
        </w:numPr>
        <w:rPr>
          <w:b/>
          <w:lang w:val="en-GB"/>
        </w:rPr>
      </w:pPr>
      <w:r w:rsidRPr="00410FDD">
        <w:rPr>
          <w:b/>
          <w:lang w:val="en-GB"/>
        </w:rPr>
        <w:t>Reset vector</w:t>
      </w:r>
    </w:p>
    <w:p w14:paraId="342147D9" w14:textId="77777777" w:rsidR="00FB2ECD" w:rsidRDefault="00FB2ECD" w:rsidP="00FB2ECD">
      <w:pPr>
        <w:pStyle w:val="ListParagraph"/>
        <w:rPr>
          <w:b/>
          <w:lang w:val="en-GB"/>
        </w:rPr>
      </w:pPr>
    </w:p>
    <w:p w14:paraId="2C3773BC" w14:textId="51B0AD74" w:rsidR="00E90EA3" w:rsidRDefault="00E90EA3" w:rsidP="00E90EA3">
      <w:pPr>
        <w:rPr>
          <w:lang w:val="en-GB"/>
        </w:rPr>
      </w:pPr>
      <w:r w:rsidRPr="00E90EA3">
        <w:rPr>
          <w:lang w:val="en-GB"/>
        </w:rPr>
        <w:t xml:space="preserve">Question </w:t>
      </w:r>
      <w:r w:rsidR="00FB2ECD">
        <w:rPr>
          <w:lang w:val="en-GB"/>
        </w:rPr>
        <w:t>7</w:t>
      </w:r>
      <w:r w:rsidRPr="00E90EA3">
        <w:rPr>
          <w:lang w:val="en-GB"/>
        </w:rPr>
        <w:t xml:space="preserve"> – “</w:t>
      </w:r>
      <w:r w:rsidR="00530F03">
        <w:rPr>
          <w:lang w:val="en-GB"/>
        </w:rPr>
        <w:t>A bootloader operation carried out at the power-up stage is</w:t>
      </w:r>
      <w:ins w:id="19" w:author="Jeremy Singer" w:date="2024-04-15T13:53:00Z">
        <w:r w:rsidR="007B29C9">
          <w:rPr>
            <w:lang w:val="en-GB"/>
          </w:rPr>
          <w:t xml:space="preserve"> to</w:t>
        </w:r>
      </w:ins>
      <w:r w:rsidR="00530F03">
        <w:rPr>
          <w:lang w:val="en-GB"/>
        </w:rPr>
        <w:t>…</w:t>
      </w:r>
      <w:r w:rsidRPr="00E90EA3">
        <w:rPr>
          <w:lang w:val="en-GB"/>
        </w:rPr>
        <w:t>”</w:t>
      </w:r>
    </w:p>
    <w:p w14:paraId="09DAA252" w14:textId="1CE4A6CC" w:rsidR="00530F03" w:rsidRPr="00F653D5" w:rsidRDefault="00F653D5" w:rsidP="00530F03">
      <w:pPr>
        <w:pStyle w:val="ListParagraph"/>
        <w:numPr>
          <w:ilvl w:val="0"/>
          <w:numId w:val="7"/>
        </w:numPr>
        <w:rPr>
          <w:b/>
          <w:lang w:val="en-GB"/>
        </w:rPr>
      </w:pPr>
      <w:r>
        <w:rPr>
          <w:b/>
          <w:lang w:val="en-GB"/>
        </w:rPr>
        <w:t>Begin</w:t>
      </w:r>
      <w:del w:id="20" w:author="Jeremy Singer" w:date="2024-04-15T13:53:00Z">
        <w:r w:rsidDel="007B29C9">
          <w:rPr>
            <w:b/>
            <w:lang w:val="en-GB"/>
          </w:rPr>
          <w:delText>s</w:delText>
        </w:r>
      </w:del>
      <w:r>
        <w:rPr>
          <w:b/>
          <w:lang w:val="en-GB"/>
        </w:rPr>
        <w:t xml:space="preserve"> e</w:t>
      </w:r>
      <w:r w:rsidRPr="00F653D5">
        <w:rPr>
          <w:b/>
          <w:lang w:val="en-GB"/>
        </w:rPr>
        <w:t>xecuting software</w:t>
      </w:r>
      <w:ins w:id="21" w:author="Jeremy Singer" w:date="2024-04-15T13:53:00Z">
        <w:r w:rsidR="007B29C9">
          <w:rPr>
            <w:b/>
            <w:lang w:val="en-GB"/>
          </w:rPr>
          <w:t xml:space="preserve"> instructions</w:t>
        </w:r>
      </w:ins>
      <w:r w:rsidRPr="00F653D5">
        <w:rPr>
          <w:b/>
          <w:lang w:val="en-GB"/>
        </w:rPr>
        <w:t xml:space="preserve"> from the reset vector</w:t>
      </w:r>
    </w:p>
    <w:p w14:paraId="28F6EE0B" w14:textId="333C3FC1" w:rsidR="00530F03" w:rsidRDefault="00F653D5" w:rsidP="00530F03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Preload</w:t>
      </w:r>
      <w:del w:id="22" w:author="Jeremy Singer" w:date="2024-04-15T13:53:00Z">
        <w:r w:rsidDel="007B29C9">
          <w:rPr>
            <w:lang w:val="en-GB"/>
          </w:rPr>
          <w:delText>ing</w:delText>
        </w:r>
      </w:del>
      <w:r>
        <w:rPr>
          <w:lang w:val="en-GB"/>
        </w:rPr>
        <w:t xml:space="preserve"> the boot flash with the bootloader</w:t>
      </w:r>
    </w:p>
    <w:p w14:paraId="29669A6B" w14:textId="3E726ED4" w:rsidR="00F653D5" w:rsidRDefault="006600BC" w:rsidP="00530F03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Jump</w:t>
      </w:r>
      <w:del w:id="23" w:author="Jeremy Singer" w:date="2024-04-15T13:53:00Z">
        <w:r w:rsidDel="007B29C9">
          <w:rPr>
            <w:lang w:val="en-GB"/>
          </w:rPr>
          <w:delText>ing</w:delText>
        </w:r>
      </w:del>
      <w:r>
        <w:rPr>
          <w:lang w:val="en-GB"/>
        </w:rPr>
        <w:t xml:space="preserve"> to the first instruction of the operating system</w:t>
      </w:r>
    </w:p>
    <w:p w14:paraId="466CD24E" w14:textId="33B9265E" w:rsidR="00530F03" w:rsidRDefault="006600BC" w:rsidP="00530F03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Preload</w:t>
      </w:r>
      <w:del w:id="24" w:author="Jeremy Singer" w:date="2024-04-15T13:54:00Z">
        <w:r w:rsidDel="007B29C9">
          <w:rPr>
            <w:lang w:val="en-GB"/>
          </w:rPr>
          <w:delText>ing</w:delText>
        </w:r>
      </w:del>
      <w:r>
        <w:rPr>
          <w:lang w:val="en-GB"/>
        </w:rPr>
        <w:t xml:space="preserve"> the mass memory flash with the device tree</w:t>
      </w:r>
    </w:p>
    <w:p w14:paraId="0ECE6CB7" w14:textId="72FC4DE4" w:rsidR="0040374A" w:rsidRDefault="0040374A" w:rsidP="0040374A">
      <w:pPr>
        <w:rPr>
          <w:lang w:val="en-GB"/>
        </w:rPr>
      </w:pPr>
    </w:p>
    <w:p w14:paraId="54451B1D" w14:textId="0ED2AF13" w:rsidR="0040374A" w:rsidRDefault="0074759D" w:rsidP="0040374A">
      <w:pPr>
        <w:rPr>
          <w:ins w:id="25" w:author="Jeremy Singer" w:date="2024-04-15T15:46:00Z"/>
          <w:lang w:val="en-GB"/>
        </w:rPr>
      </w:pPr>
      <w:ins w:id="26" w:author="Jeremy Singer" w:date="2024-04-15T15:45:00Z">
        <w:r>
          <w:rPr>
            <w:lang w:val="en-GB"/>
          </w:rPr>
          <w:t>Question 8 – “</w:t>
        </w:r>
      </w:ins>
      <w:ins w:id="27" w:author="Jeremy Singer" w:date="2024-04-15T15:46:00Z">
        <w:r>
          <w:rPr>
            <w:lang w:val="en-GB"/>
          </w:rPr>
          <w:t xml:space="preserve">What </w:t>
        </w:r>
      </w:ins>
      <w:ins w:id="28" w:author="Jeremy Singer" w:date="2024-04-15T15:47:00Z">
        <w:r>
          <w:rPr>
            <w:lang w:val="en-GB"/>
          </w:rPr>
          <w:t xml:space="preserve">kind of </w:t>
        </w:r>
      </w:ins>
      <w:ins w:id="29" w:author="Jeremy Singer" w:date="2024-04-15T15:46:00Z">
        <w:r>
          <w:rPr>
            <w:lang w:val="en-GB"/>
          </w:rPr>
          <w:t>files are typically stored in the /etc directory of the root filesystem?”</w:t>
        </w:r>
      </w:ins>
    </w:p>
    <w:p w14:paraId="025BC29F" w14:textId="0FC34E02" w:rsidR="0074759D" w:rsidRDefault="0074759D" w:rsidP="0074759D">
      <w:pPr>
        <w:pStyle w:val="ListParagraph"/>
        <w:numPr>
          <w:ilvl w:val="0"/>
          <w:numId w:val="9"/>
        </w:numPr>
        <w:rPr>
          <w:ins w:id="30" w:author="Jeremy Singer" w:date="2024-04-15T15:46:00Z"/>
          <w:lang w:val="en-GB"/>
        </w:rPr>
      </w:pPr>
      <w:ins w:id="31" w:author="Jeremy Singer" w:date="2024-04-15T15:46:00Z">
        <w:r>
          <w:rPr>
            <w:lang w:val="en-GB"/>
          </w:rPr>
          <w:t>Temporary files</w:t>
        </w:r>
      </w:ins>
    </w:p>
    <w:p w14:paraId="611CB9F7" w14:textId="795339B3" w:rsidR="0074759D" w:rsidRDefault="0074759D" w:rsidP="0074759D">
      <w:pPr>
        <w:pStyle w:val="ListParagraph"/>
        <w:numPr>
          <w:ilvl w:val="0"/>
          <w:numId w:val="9"/>
        </w:numPr>
        <w:rPr>
          <w:ins w:id="32" w:author="Jeremy Singer" w:date="2024-04-15T15:46:00Z"/>
          <w:lang w:val="en-GB"/>
        </w:rPr>
      </w:pPr>
      <w:ins w:id="33" w:author="Jeremy Singer" w:date="2024-04-15T15:46:00Z">
        <w:r>
          <w:rPr>
            <w:lang w:val="en-GB"/>
          </w:rPr>
          <w:t>User data files</w:t>
        </w:r>
      </w:ins>
    </w:p>
    <w:p w14:paraId="4CA81FA7" w14:textId="5EEC6543" w:rsidR="0074759D" w:rsidRPr="0074759D" w:rsidRDefault="0074759D" w:rsidP="0074759D">
      <w:pPr>
        <w:pStyle w:val="ListParagraph"/>
        <w:numPr>
          <w:ilvl w:val="0"/>
          <w:numId w:val="9"/>
        </w:numPr>
        <w:rPr>
          <w:ins w:id="34" w:author="Jeremy Singer" w:date="2024-04-15T15:46:00Z"/>
          <w:b/>
          <w:bCs/>
          <w:lang w:val="en-GB"/>
          <w:rPrChange w:id="35" w:author="Jeremy Singer" w:date="2024-04-15T15:47:00Z">
            <w:rPr>
              <w:ins w:id="36" w:author="Jeremy Singer" w:date="2024-04-15T15:46:00Z"/>
              <w:lang w:val="en-GB"/>
            </w:rPr>
          </w:rPrChange>
        </w:rPr>
      </w:pPr>
      <w:ins w:id="37" w:author="Jeremy Singer" w:date="2024-04-15T15:46:00Z">
        <w:r w:rsidRPr="0074759D">
          <w:rPr>
            <w:b/>
            <w:bCs/>
            <w:lang w:val="en-GB"/>
            <w:rPrChange w:id="38" w:author="Jeremy Singer" w:date="2024-04-15T15:47:00Z">
              <w:rPr>
                <w:lang w:val="en-GB"/>
              </w:rPr>
            </w:rPrChange>
          </w:rPr>
          <w:t>System configuration files</w:t>
        </w:r>
      </w:ins>
    </w:p>
    <w:p w14:paraId="7C3D933D" w14:textId="26A4D4F0" w:rsidR="0074759D" w:rsidRPr="0074759D" w:rsidRDefault="0074759D" w:rsidP="0074759D">
      <w:pPr>
        <w:pStyle w:val="ListParagraph"/>
        <w:numPr>
          <w:ilvl w:val="0"/>
          <w:numId w:val="9"/>
        </w:numPr>
        <w:rPr>
          <w:lang w:val="en-GB"/>
        </w:rPr>
        <w:pPrChange w:id="39" w:author="Jeremy Singer" w:date="2024-04-15T15:46:00Z">
          <w:pPr/>
        </w:pPrChange>
      </w:pPr>
      <w:ins w:id="40" w:author="Jeremy Singer" w:date="2024-04-15T15:47:00Z">
        <w:r>
          <w:rPr>
            <w:lang w:val="en-GB"/>
          </w:rPr>
          <w:t>Binary library files</w:t>
        </w:r>
      </w:ins>
    </w:p>
    <w:sectPr w:rsidR="0074759D" w:rsidRPr="0074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4AD8"/>
    <w:multiLevelType w:val="hybridMultilevel"/>
    <w:tmpl w:val="276CD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53D5A"/>
    <w:multiLevelType w:val="hybridMultilevel"/>
    <w:tmpl w:val="702EF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112D1"/>
    <w:multiLevelType w:val="hybridMultilevel"/>
    <w:tmpl w:val="3C4ED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12864"/>
    <w:multiLevelType w:val="hybridMultilevel"/>
    <w:tmpl w:val="F1D62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12676"/>
    <w:multiLevelType w:val="hybridMultilevel"/>
    <w:tmpl w:val="0EECE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F094A"/>
    <w:multiLevelType w:val="hybridMultilevel"/>
    <w:tmpl w:val="DAD01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9312C7"/>
    <w:multiLevelType w:val="hybridMultilevel"/>
    <w:tmpl w:val="A7A86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3791F"/>
    <w:multiLevelType w:val="hybridMultilevel"/>
    <w:tmpl w:val="2778A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B7020E"/>
    <w:multiLevelType w:val="hybridMultilevel"/>
    <w:tmpl w:val="FDAC69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848022">
    <w:abstractNumId w:val="2"/>
  </w:num>
  <w:num w:numId="2" w16cid:durableId="1241796839">
    <w:abstractNumId w:val="0"/>
  </w:num>
  <w:num w:numId="3" w16cid:durableId="2090687961">
    <w:abstractNumId w:val="6"/>
  </w:num>
  <w:num w:numId="4" w16cid:durableId="2009673714">
    <w:abstractNumId w:val="7"/>
  </w:num>
  <w:num w:numId="5" w16cid:durableId="1923294306">
    <w:abstractNumId w:val="3"/>
  </w:num>
  <w:num w:numId="6" w16cid:durableId="445545065">
    <w:abstractNumId w:val="4"/>
  </w:num>
  <w:num w:numId="7" w16cid:durableId="575945470">
    <w:abstractNumId w:val="5"/>
  </w:num>
  <w:num w:numId="8" w16cid:durableId="644893920">
    <w:abstractNumId w:val="1"/>
  </w:num>
  <w:num w:numId="9" w16cid:durableId="1340960254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remy Singer">
    <w15:presenceInfo w15:providerId="AD" w15:userId="S::jeremy.singer@glasgow.ac.uk::e3bb4075-7459-4037-9fe2-5ab61e535161"/>
  </w15:person>
  <w15:person w15:author="Jeremy Singer [2]">
    <w15:presenceInfo w15:providerId="AD" w15:userId="S::Jeremy.Singer@glasgow.ac.uk::e3bb4075-7459-4037-9fe2-5ab61e5351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BB"/>
    <w:rsid w:val="00071403"/>
    <w:rsid w:val="000F04B9"/>
    <w:rsid w:val="001B0FEC"/>
    <w:rsid w:val="001B79D4"/>
    <w:rsid w:val="001D1D23"/>
    <w:rsid w:val="001E2FA9"/>
    <w:rsid w:val="00236309"/>
    <w:rsid w:val="00292804"/>
    <w:rsid w:val="002A6789"/>
    <w:rsid w:val="002C353D"/>
    <w:rsid w:val="002F705F"/>
    <w:rsid w:val="0040374A"/>
    <w:rsid w:val="00410FDD"/>
    <w:rsid w:val="004434AB"/>
    <w:rsid w:val="00491D98"/>
    <w:rsid w:val="0049239B"/>
    <w:rsid w:val="004C5CEA"/>
    <w:rsid w:val="00530F03"/>
    <w:rsid w:val="006600BC"/>
    <w:rsid w:val="00690ABB"/>
    <w:rsid w:val="00723E68"/>
    <w:rsid w:val="0074759D"/>
    <w:rsid w:val="007B29C9"/>
    <w:rsid w:val="00802F8F"/>
    <w:rsid w:val="00857318"/>
    <w:rsid w:val="009F6FF9"/>
    <w:rsid w:val="00A31323"/>
    <w:rsid w:val="00A966D7"/>
    <w:rsid w:val="00B427A0"/>
    <w:rsid w:val="00BA3F76"/>
    <w:rsid w:val="00CE7C2D"/>
    <w:rsid w:val="00D2793C"/>
    <w:rsid w:val="00E90EA3"/>
    <w:rsid w:val="00F16B28"/>
    <w:rsid w:val="00F653D5"/>
    <w:rsid w:val="00FB2ECD"/>
    <w:rsid w:val="00FB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6BDC"/>
  <w15:chartTrackingRefBased/>
  <w15:docId w15:val="{5CCDE62B-496E-455C-B2C1-CCA2B75D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FEC"/>
    <w:pPr>
      <w:ind w:left="720"/>
      <w:contextualSpacing/>
    </w:pPr>
  </w:style>
  <w:style w:type="paragraph" w:styleId="Revision">
    <w:name w:val="Revision"/>
    <w:hidden/>
    <w:uiPriority w:val="99"/>
    <w:semiHidden/>
    <w:rsid w:val="007B29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11" Type="http://schemas.openxmlformats.org/officeDocument/2006/relationships/customXml" Target="../customXml/item4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A06D914BDE34CBFBF32CE2E7912F8" ma:contentTypeVersion="21" ma:contentTypeDescription="Create a new document." ma:contentTypeScope="" ma:versionID="26f364562c1d7020fb8381b0b71c53e1">
  <xsd:schema xmlns:xsd="http://www.w3.org/2001/XMLSchema" xmlns:xs="http://www.w3.org/2001/XMLSchema" xmlns:p="http://schemas.microsoft.com/office/2006/metadata/properties" xmlns:ns2="066b1fa1-e673-41bd-87ba-8687893fe173" xmlns:ns3="62716bce-2e5b-4137-9339-0c56d67fb532" xmlns:ns4="73088aa1-bb70-4e27-95fc-187c5437fa54" targetNamespace="http://schemas.microsoft.com/office/2006/metadata/properties" ma:root="true" ma:fieldsID="4db36887abb4e303d262a495e08db354" ns2:_="" ns3:_="" ns4:_="">
    <xsd:import namespace="066b1fa1-e673-41bd-87ba-8687893fe173"/>
    <xsd:import namespace="62716bce-2e5b-4137-9339-0c56d67fb532"/>
    <xsd:import namespace="73088aa1-bb70-4e27-95fc-187c5437fa5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Complete_x003f_" minOccurs="0"/>
                <xsd:element ref="ns3:MediaServiceLocation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b1fa1-e673-41bd-87ba-8687893fe1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16bce-2e5b-4137-9339-0c56d67fb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plete_x003f_" ma:index="22" nillable="true" ma:displayName="Complete?" ma:default="0" ma:format="Dropdown" ma:internalName="Complete_x003f_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88aa1-bb70-4e27-95fc-187c5437fa54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dbb7f30-1cba-46b0-9c32-e3bc1cc23d13}" ma:internalName="TaxCatchAll" ma:showField="CatchAllData" ma:web="066b1fa1-e673-41bd-87ba-8687893fe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88aa1-bb70-4e27-95fc-187c5437fa54" xsi:nil="true"/>
    <lcf76f155ced4ddcb4097134ff3c332f xmlns="62716bce-2e5b-4137-9339-0c56d67fb532">
      <Terms xmlns="http://schemas.microsoft.com/office/infopath/2007/PartnerControls"/>
    </lcf76f155ced4ddcb4097134ff3c332f>
    <Complete_x003f_ xmlns="62716bce-2e5b-4137-9339-0c56d67fb532">false</Complete_x003f_>
    <_dlc_DocId xmlns="066b1fa1-e673-41bd-87ba-8687893fe173">2VSTCW3YR7TP-1413294526-63199</_dlc_DocId>
    <_dlc_DocIdUrl xmlns="066b1fa1-e673-41bd-87ba-8687893fe173">
      <Url>https://armh.sharepoint.com/sites/TS-ArmEducationNew/ConTech/_layouts/15/DocIdRedir.aspx?ID=2VSTCW3YR7TP-1413294526-63199</Url>
      <Description>2VSTCW3YR7TP-1413294526-63199</Description>
    </_dlc_DocIdUrl>
  </documentManagement>
</p:properties>
</file>

<file path=customXml/itemProps1.xml><?xml version="1.0" encoding="utf-8"?>
<ds:datastoreItem xmlns:ds="http://schemas.openxmlformats.org/officeDocument/2006/customXml" ds:itemID="{BD491E5E-CCBD-48EA-9EB0-73734257B5EE}"/>
</file>

<file path=customXml/itemProps2.xml><?xml version="1.0" encoding="utf-8"?>
<ds:datastoreItem xmlns:ds="http://schemas.openxmlformats.org/officeDocument/2006/customXml" ds:itemID="{DE049BF0-8986-4C14-A267-81598D4453C7}"/>
</file>

<file path=customXml/itemProps3.xml><?xml version="1.0" encoding="utf-8"?>
<ds:datastoreItem xmlns:ds="http://schemas.openxmlformats.org/officeDocument/2006/customXml" ds:itemID="{E5E35A9E-14BC-414D-B4FD-B3C455D7733A}"/>
</file>

<file path=customXml/itemProps4.xml><?xml version="1.0" encoding="utf-8"?>
<ds:datastoreItem xmlns:ds="http://schemas.openxmlformats.org/officeDocument/2006/customXml" ds:itemID="{6C8A8EB9-FC2A-4633-BED8-AD25B363B5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Allen</dc:creator>
  <cp:keywords/>
  <dc:description/>
  <cp:lastModifiedBy>Jeremy Singer</cp:lastModifiedBy>
  <cp:revision>28</cp:revision>
  <dcterms:created xsi:type="dcterms:W3CDTF">2019-01-17T14:20:00Z</dcterms:created>
  <dcterms:modified xsi:type="dcterms:W3CDTF">2024-04-15T14:47:00Z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0x01010050DA06D914BDE34CBFBF32CE2E7912F8</vt:lpwstr>
  </property>
  <property fmtid="{D5CDD505-2E9C-101B-9397-08002B2CF9AE}" pid="3" name="_dlc_DocIdItemGuid">
    <vt:lpwstr>c6509367-f5d7-49e9-94c1-3e2e39a3a0d0</vt:lpwstr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