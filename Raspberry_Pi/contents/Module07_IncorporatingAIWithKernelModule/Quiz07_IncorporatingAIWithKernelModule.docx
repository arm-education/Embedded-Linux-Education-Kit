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C24D" w14:textId="77777777" w:rsidR="00FA71CA" w:rsidRDefault="00FA71CA" w:rsidP="00FA71CA">
      <w:pPr>
        <w:rPr>
          <w:lang w:val="en-GB"/>
        </w:rPr>
      </w:pPr>
      <w:r>
        <w:rPr>
          <w:lang w:val="en-GB"/>
        </w:rPr>
        <w:t>Quiz Questions – Embedded Linux</w:t>
      </w:r>
    </w:p>
    <w:p w14:paraId="7CEEB486" w14:textId="77777777" w:rsidR="00FA71CA" w:rsidRDefault="00FA71CA" w:rsidP="00FA71CA">
      <w:pPr>
        <w:rPr>
          <w:lang w:val="en-GB"/>
        </w:rPr>
      </w:pPr>
    </w:p>
    <w:p w14:paraId="6C906D7E" w14:textId="77777777" w:rsidR="00FA71CA" w:rsidRDefault="00FA71CA" w:rsidP="00FA71CA">
      <w:pPr>
        <w:rPr>
          <w:lang w:val="en-GB"/>
        </w:rPr>
      </w:pPr>
      <w:r>
        <w:rPr>
          <w:lang w:val="en-GB"/>
        </w:rPr>
        <w:t>Lecture 7:</w:t>
      </w:r>
    </w:p>
    <w:p w14:paraId="7BC55B81" w14:textId="77777777" w:rsidR="00967151" w:rsidRDefault="00967151"/>
    <w:p w14:paraId="5D5450E2" w14:textId="12516F8B" w:rsidR="00956249" w:rsidRDefault="00956249">
      <w:r>
        <w:t>Question 1 – “</w:t>
      </w:r>
      <w:r w:rsidR="001F55A1">
        <w:t xml:space="preserve">Which function </w:t>
      </w:r>
      <w:r w:rsidR="003B17A0">
        <w:t xml:space="preserve">adds a </w:t>
      </w:r>
      <w:ins w:id="0" w:author="Jeremy Singer" w:date="2025-11-07T09:53:00Z" w16du:dateUtc="2025-11-07T09:53:00Z">
        <w:r w:rsidR="003014FE">
          <w:t>‘</w:t>
        </w:r>
      </w:ins>
      <w:del w:id="1" w:author="Jeremy Singer" w:date="2025-11-07T09:53:00Z" w16du:dateUtc="2025-11-07T09:53:00Z">
        <w:r w:rsidR="003B17A0" w:rsidDel="003014FE">
          <w:delText>“</w:delText>
        </w:r>
      </w:del>
      <w:r w:rsidR="003B17A0">
        <w:t>kobject</w:t>
      </w:r>
      <w:ins w:id="2" w:author="Jeremy Singer" w:date="2025-11-07T09:53:00Z" w16du:dateUtc="2025-11-07T09:53:00Z">
        <w:r w:rsidR="003014FE">
          <w:t>’</w:t>
        </w:r>
      </w:ins>
      <w:del w:id="3" w:author="Jeremy Singer" w:date="2025-11-07T09:53:00Z" w16du:dateUtc="2025-11-07T09:53:00Z">
        <w:r w:rsidR="003B17A0" w:rsidDel="003014FE">
          <w:delText>”</w:delText>
        </w:r>
      </w:del>
      <w:r w:rsidR="003B17A0">
        <w:t xml:space="preserve"> data structure to a ‘</w:t>
      </w:r>
      <w:proofErr w:type="spellStart"/>
      <w:r w:rsidR="003B17A0">
        <w:t>sysfs</w:t>
      </w:r>
      <w:proofErr w:type="spellEnd"/>
      <w:r w:rsidR="003B17A0">
        <w:t>’ file system?”</w:t>
      </w:r>
    </w:p>
    <w:p w14:paraId="06AFD309" w14:textId="77777777" w:rsidR="001F55A1" w:rsidRDefault="003B17A0" w:rsidP="001F55A1">
      <w:pPr>
        <w:pStyle w:val="ListParagraph"/>
        <w:numPr>
          <w:ilvl w:val="0"/>
          <w:numId w:val="1"/>
        </w:numPr>
      </w:pPr>
      <w:r>
        <w:t>“kobject_store()”</w:t>
      </w:r>
    </w:p>
    <w:p w14:paraId="223FA716" w14:textId="77777777" w:rsidR="001F55A1" w:rsidRPr="003B17A0" w:rsidRDefault="003B17A0" w:rsidP="001F55A1">
      <w:pPr>
        <w:pStyle w:val="ListParagraph"/>
        <w:numPr>
          <w:ilvl w:val="0"/>
          <w:numId w:val="1"/>
        </w:numPr>
        <w:rPr>
          <w:b/>
        </w:rPr>
      </w:pPr>
      <w:r w:rsidRPr="003B17A0">
        <w:rPr>
          <w:b/>
        </w:rPr>
        <w:t>“kobject_create_and_add()”</w:t>
      </w:r>
      <w:r w:rsidR="001F55A1" w:rsidRPr="003B17A0">
        <w:rPr>
          <w:b/>
        </w:rPr>
        <w:t xml:space="preserve"> </w:t>
      </w:r>
    </w:p>
    <w:p w14:paraId="7EF9ADE9" w14:textId="77777777" w:rsidR="001F55A1" w:rsidRDefault="003B17A0" w:rsidP="001F55A1">
      <w:pPr>
        <w:pStyle w:val="ListParagraph"/>
        <w:numPr>
          <w:ilvl w:val="0"/>
          <w:numId w:val="1"/>
        </w:numPr>
      </w:pPr>
      <w:r>
        <w:t>“kobject_create()”</w:t>
      </w:r>
    </w:p>
    <w:p w14:paraId="4B91C951" w14:textId="77777777" w:rsidR="003B17A0" w:rsidRDefault="003B17A0" w:rsidP="001F55A1">
      <w:pPr>
        <w:pStyle w:val="ListParagraph"/>
        <w:numPr>
          <w:ilvl w:val="0"/>
          <w:numId w:val="1"/>
        </w:numPr>
        <w:rPr>
          <w:ins w:id="4" w:author="Jeremy Singer" w:date="2025-08-15T07:34:00Z" w16du:dateUtc="2025-08-15T06:34:00Z"/>
        </w:rPr>
      </w:pPr>
      <w:r>
        <w:t>“</w:t>
      </w:r>
      <w:proofErr w:type="spellStart"/>
      <w:proofErr w:type="gramStart"/>
      <w:r>
        <w:t>kobject</w:t>
      </w:r>
      <w:proofErr w:type="gramEnd"/>
      <w:r>
        <w:t>_</w:t>
      </w:r>
      <w:proofErr w:type="gramStart"/>
      <w:r>
        <w:t>aggregate</w:t>
      </w:r>
      <w:proofErr w:type="spellEnd"/>
      <w:r>
        <w:t>(</w:t>
      </w:r>
      <w:proofErr w:type="gramEnd"/>
      <w:r>
        <w:t>)”</w:t>
      </w:r>
    </w:p>
    <w:p w14:paraId="6597C66C" w14:textId="77777777" w:rsidR="003207F2" w:rsidRDefault="003207F2">
      <w:pPr>
        <w:pPrChange w:id="5" w:author="Jeremy Singer" w:date="2025-08-15T07:34:00Z" w16du:dateUtc="2025-08-15T06:34:00Z">
          <w:pPr>
            <w:pStyle w:val="ListParagraph"/>
            <w:numPr>
              <w:numId w:val="1"/>
            </w:numPr>
            <w:ind w:hanging="360"/>
          </w:pPr>
        </w:pPrChange>
      </w:pPr>
    </w:p>
    <w:p w14:paraId="77EBF292" w14:textId="1DACDDFF" w:rsidR="003207F2" w:rsidRDefault="003207F2" w:rsidP="003207F2">
      <w:pPr>
        <w:rPr>
          <w:moveTo w:id="6" w:author="Jeremy Singer" w:date="2025-08-15T07:34:00Z" w16du:dateUtc="2025-08-15T06:34:00Z"/>
        </w:rPr>
      </w:pPr>
      <w:moveToRangeStart w:id="7" w:author="Jeremy Singer" w:date="2025-08-15T07:34:00Z" w:name="move206135676"/>
      <w:moveTo w:id="8" w:author="Jeremy Singer" w:date="2025-08-15T07:34:00Z" w16du:dateUtc="2025-08-15T06:34:00Z">
        <w:r>
          <w:t xml:space="preserve">Question </w:t>
        </w:r>
      </w:moveTo>
      <w:ins w:id="9" w:author="Jeremy Singer" w:date="2025-08-15T07:34:00Z" w16du:dateUtc="2025-08-15T06:34:00Z">
        <w:r>
          <w:t>2</w:t>
        </w:r>
      </w:ins>
      <w:moveTo w:id="10" w:author="Jeremy Singer" w:date="2025-08-15T07:34:00Z" w16du:dateUtc="2025-08-15T06:34:00Z">
        <w:del w:id="11" w:author="Jeremy Singer" w:date="2025-08-15T07:34:00Z" w16du:dateUtc="2025-08-15T06:34:00Z">
          <w:r w:rsidDel="003207F2">
            <w:delText>5</w:delText>
          </w:r>
        </w:del>
        <w:r>
          <w:t xml:space="preserve"> – “In regard to the </w:t>
        </w:r>
        <w:proofErr w:type="spellStart"/>
        <w:r>
          <w:t>sysfs</w:t>
        </w:r>
        <w:proofErr w:type="spellEnd"/>
        <w:r>
          <w:t xml:space="preserve"> file system – how can a GPIO number (105) be exported via the command line?”</w:t>
        </w:r>
      </w:moveTo>
    </w:p>
    <w:p w14:paraId="31C5D31C" w14:textId="77777777" w:rsidR="003207F2" w:rsidRDefault="003207F2" w:rsidP="003207F2">
      <w:pPr>
        <w:pStyle w:val="ListParagraph"/>
        <w:numPr>
          <w:ilvl w:val="0"/>
          <w:numId w:val="7"/>
        </w:numPr>
        <w:rPr>
          <w:moveTo w:id="12" w:author="Jeremy Singer" w:date="2025-08-15T07:34:00Z" w16du:dateUtc="2025-08-15T06:34:00Z"/>
        </w:rPr>
      </w:pPr>
      <w:moveTo w:id="13" w:author="Jeremy Singer" w:date="2025-08-15T07:34:00Z" w16du:dateUtc="2025-08-15T06:34:00Z">
        <w:r>
          <w:t>“</w:t>
        </w:r>
        <w:proofErr w:type="gramStart"/>
        <w:r>
          <w:t>echo</w:t>
        </w:r>
        <w:proofErr w:type="gramEnd"/>
        <w:r>
          <w:t xml:space="preserve"> 105 &gt; /sys/class/</w:t>
        </w:r>
        <w:proofErr w:type="spellStart"/>
        <w:r>
          <w:t>gpio</w:t>
        </w:r>
        <w:proofErr w:type="spellEnd"/>
        <w:r>
          <w:t>/gpio105”</w:t>
        </w:r>
      </w:moveTo>
    </w:p>
    <w:p w14:paraId="0D40AD9F" w14:textId="77777777" w:rsidR="003207F2" w:rsidRDefault="003207F2" w:rsidP="003207F2">
      <w:pPr>
        <w:pStyle w:val="ListParagraph"/>
        <w:numPr>
          <w:ilvl w:val="0"/>
          <w:numId w:val="7"/>
        </w:numPr>
        <w:rPr>
          <w:moveTo w:id="14" w:author="Jeremy Singer" w:date="2025-08-15T07:34:00Z" w16du:dateUtc="2025-08-15T06:34:00Z"/>
        </w:rPr>
      </w:pPr>
      <w:moveTo w:id="15" w:author="Jeremy Singer" w:date="2025-08-15T07:34:00Z" w16du:dateUtc="2025-08-15T06:34:00Z">
        <w:r>
          <w:t>“echo “out” &gt; /sys/class/</w:t>
        </w:r>
        <w:proofErr w:type="spellStart"/>
        <w:r>
          <w:t>gpio</w:t>
        </w:r>
        <w:proofErr w:type="spellEnd"/>
        <w:r>
          <w:t>/gpio105”</w:t>
        </w:r>
      </w:moveTo>
    </w:p>
    <w:p w14:paraId="05515514" w14:textId="77777777" w:rsidR="003207F2" w:rsidRDefault="003207F2" w:rsidP="003207F2">
      <w:pPr>
        <w:pStyle w:val="ListParagraph"/>
        <w:numPr>
          <w:ilvl w:val="0"/>
          <w:numId w:val="7"/>
        </w:numPr>
        <w:rPr>
          <w:moveTo w:id="16" w:author="Jeremy Singer" w:date="2025-08-15T07:34:00Z" w16du:dateUtc="2025-08-15T06:34:00Z"/>
        </w:rPr>
      </w:pPr>
      <w:moveTo w:id="17" w:author="Jeremy Singer" w:date="2025-08-15T07:34:00Z" w16du:dateUtc="2025-08-15T06:34:00Z">
        <w:r>
          <w:t>“echo “out” &gt; /sys/class/</w:t>
        </w:r>
        <w:proofErr w:type="spellStart"/>
        <w:r>
          <w:t>gpio</w:t>
        </w:r>
        <w:proofErr w:type="spellEnd"/>
        <w:r>
          <w:t>/gpio105/direction”</w:t>
        </w:r>
      </w:moveTo>
    </w:p>
    <w:p w14:paraId="1C39891B" w14:textId="77777777" w:rsidR="003207F2" w:rsidRPr="00C27882" w:rsidRDefault="003207F2" w:rsidP="003207F2">
      <w:pPr>
        <w:pStyle w:val="ListParagraph"/>
        <w:numPr>
          <w:ilvl w:val="0"/>
          <w:numId w:val="7"/>
        </w:numPr>
        <w:rPr>
          <w:moveTo w:id="18" w:author="Jeremy Singer" w:date="2025-08-15T07:34:00Z" w16du:dateUtc="2025-08-15T06:34:00Z"/>
          <w:b/>
        </w:rPr>
      </w:pPr>
      <w:moveTo w:id="19" w:author="Jeremy Singer" w:date="2025-08-15T07:34:00Z" w16du:dateUtc="2025-08-15T06:34:00Z">
        <w:r w:rsidRPr="00C27882">
          <w:rPr>
            <w:b/>
          </w:rPr>
          <w:t>“</w:t>
        </w:r>
        <w:proofErr w:type="gramStart"/>
        <w:r w:rsidRPr="00C27882">
          <w:rPr>
            <w:b/>
          </w:rPr>
          <w:t>echo</w:t>
        </w:r>
        <w:proofErr w:type="gramEnd"/>
        <w:r w:rsidRPr="00C27882">
          <w:rPr>
            <w:b/>
          </w:rPr>
          <w:t xml:space="preserve"> 105 &gt; /sys/class/</w:t>
        </w:r>
        <w:proofErr w:type="spellStart"/>
        <w:r w:rsidRPr="00C27882">
          <w:rPr>
            <w:b/>
          </w:rPr>
          <w:t>gpio</w:t>
        </w:r>
        <w:proofErr w:type="spellEnd"/>
        <w:r w:rsidRPr="00C27882">
          <w:rPr>
            <w:b/>
          </w:rPr>
          <w:t>/export”</w:t>
        </w:r>
      </w:moveTo>
    </w:p>
    <w:moveToRangeEnd w:id="7"/>
    <w:p w14:paraId="32E50410" w14:textId="77777777" w:rsidR="001F55A1" w:rsidRDefault="001F55A1" w:rsidP="003B17A0"/>
    <w:p w14:paraId="16D9B946" w14:textId="5B275F14" w:rsidR="003B17A0" w:rsidRDefault="003B17A0" w:rsidP="003B17A0">
      <w:r>
        <w:t xml:space="preserve">Question </w:t>
      </w:r>
      <w:ins w:id="20" w:author="Jeremy Singer" w:date="2025-08-15T07:34:00Z" w16du:dateUtc="2025-08-15T06:34:00Z">
        <w:r w:rsidR="003207F2">
          <w:t>3</w:t>
        </w:r>
      </w:ins>
      <w:del w:id="21" w:author="Jeremy Singer" w:date="2025-08-15T07:34:00Z" w16du:dateUtc="2025-08-15T06:34:00Z">
        <w:r w:rsidDel="003207F2">
          <w:delText>2</w:delText>
        </w:r>
      </w:del>
      <w:r>
        <w:t xml:space="preserve"> – “</w:t>
      </w:r>
      <w:del w:id="22" w:author="Jeremy Singer" w:date="2025-08-15T06:42:00Z" w16du:dateUtc="2025-08-15T05:42:00Z">
        <w:r w:rsidDel="007374F4">
          <w:delText xml:space="preserve">With regard to the “HC-SR04 Ultrasonic Ranging Sensor </w:delText>
        </w:r>
        <w:r w:rsidR="008C0C11" w:rsidDel="007374F4">
          <w:delText>–</w:delText>
        </w:r>
        <w:r w:rsidDel="007374F4">
          <w:delText xml:space="preserve"> </w:delText>
        </w:r>
        <w:r w:rsidR="008C0C11" w:rsidDel="007374F4">
          <w:delText>which connector is for TTL input which is used to trigger the operation of the sensor</w:delText>
        </w:r>
      </w:del>
      <w:ins w:id="23" w:author="Jeremy Singer" w:date="2025-08-15T06:42:00Z" w16du:dateUtc="2025-08-15T05:42:00Z">
        <w:r w:rsidR="007374F4">
          <w:t>What is an LLM</w:t>
        </w:r>
      </w:ins>
      <w:r w:rsidR="008C0C11">
        <w:t>?</w:t>
      </w:r>
      <w:r>
        <w:t>”</w:t>
      </w:r>
    </w:p>
    <w:p w14:paraId="39A575A4" w14:textId="585103EF" w:rsidR="008C0C11" w:rsidRDefault="007374F4" w:rsidP="008C0C11">
      <w:pPr>
        <w:pStyle w:val="ListParagraph"/>
        <w:numPr>
          <w:ilvl w:val="0"/>
          <w:numId w:val="2"/>
        </w:numPr>
      </w:pPr>
      <w:ins w:id="24" w:author="Jeremy Singer" w:date="2025-08-15T06:43:00Z" w16du:dateUtc="2025-08-15T05:43:00Z">
        <w:r>
          <w:t>a coprocessor to accelerate machine learning tasks</w:t>
        </w:r>
      </w:ins>
      <w:del w:id="25" w:author="Jeremy Singer" w:date="2025-08-15T06:42:00Z" w16du:dateUtc="2025-08-15T05:42:00Z">
        <w:r w:rsidR="008C0C11" w:rsidDel="007374F4">
          <w:delText>Echo</w:delText>
        </w:r>
      </w:del>
    </w:p>
    <w:p w14:paraId="1B9EEBCC" w14:textId="73DF0ECE" w:rsidR="008C0C11" w:rsidRDefault="007374F4" w:rsidP="008C0C11">
      <w:pPr>
        <w:pStyle w:val="ListParagraph"/>
        <w:numPr>
          <w:ilvl w:val="0"/>
          <w:numId w:val="2"/>
        </w:numPr>
      </w:pPr>
      <w:ins w:id="26" w:author="Jeremy Singer" w:date="2025-08-15T06:43:00Z" w16du:dateUtc="2025-08-15T05:43:00Z">
        <w:r>
          <w:t>a</w:t>
        </w:r>
      </w:ins>
      <w:ins w:id="27" w:author="Jeremy Singer" w:date="2025-08-15T06:44:00Z" w16du:dateUtc="2025-08-15T05:44:00Z">
        <w:r>
          <w:t xml:space="preserve"> transaction on the blockchain</w:t>
        </w:r>
      </w:ins>
      <w:del w:id="28" w:author="Jeremy Singer" w:date="2025-08-15T06:43:00Z" w16du:dateUtc="2025-08-15T05:43:00Z">
        <w:r w:rsidR="008C0C11" w:rsidDel="007374F4">
          <w:delText>Vcc</w:delText>
        </w:r>
      </w:del>
    </w:p>
    <w:p w14:paraId="3AC8B512" w14:textId="792F1B12" w:rsidR="008C0C11" w:rsidRPr="007374F4" w:rsidRDefault="007374F4" w:rsidP="008C0C11">
      <w:pPr>
        <w:pStyle w:val="ListParagraph"/>
        <w:numPr>
          <w:ilvl w:val="0"/>
          <w:numId w:val="2"/>
        </w:numPr>
        <w:rPr>
          <w:b/>
          <w:bCs/>
        </w:rPr>
      </w:pPr>
      <w:ins w:id="29" w:author="Jeremy Singer" w:date="2025-08-15T06:42:00Z" w16du:dateUtc="2025-08-15T05:42:00Z">
        <w:r w:rsidRPr="007374F4">
          <w:rPr>
            <w:b/>
            <w:bCs/>
            <w:rPrChange w:id="30" w:author="Jeremy Singer" w:date="2025-08-15T06:42:00Z" w16du:dateUtc="2025-08-15T05:42:00Z">
              <w:rPr/>
            </w:rPrChange>
          </w:rPr>
          <w:t>an AI model trained on a large corpus of text</w:t>
        </w:r>
      </w:ins>
      <w:del w:id="31" w:author="Jeremy Singer" w:date="2025-08-15T06:42:00Z" w16du:dateUtc="2025-08-15T05:42:00Z">
        <w:r w:rsidR="008C0C11" w:rsidRPr="007374F4" w:rsidDel="007374F4">
          <w:rPr>
            <w:b/>
            <w:bCs/>
          </w:rPr>
          <w:delText>Trig</w:delText>
        </w:r>
      </w:del>
    </w:p>
    <w:p w14:paraId="40D743B6" w14:textId="480F844B" w:rsidR="008C0C11" w:rsidRDefault="007374F4" w:rsidP="008C0C11">
      <w:pPr>
        <w:pStyle w:val="ListParagraph"/>
        <w:numPr>
          <w:ilvl w:val="0"/>
          <w:numId w:val="2"/>
        </w:numPr>
      </w:pPr>
      <w:ins w:id="32" w:author="Jeremy Singer" w:date="2025-08-15T06:45:00Z" w16du:dateUtc="2025-08-15T05:45:00Z">
        <w:r>
          <w:t>a low-level programming language for machine learning</w:t>
        </w:r>
      </w:ins>
      <w:del w:id="33" w:author="Jeremy Singer" w:date="2025-08-15T06:44:00Z" w16du:dateUtc="2025-08-15T05:44:00Z">
        <w:r w:rsidR="008C0C11" w:rsidDel="007374F4">
          <w:delText>GND</w:delText>
        </w:r>
      </w:del>
      <w:r w:rsidR="008C0C11">
        <w:t xml:space="preserve"> </w:t>
      </w:r>
    </w:p>
    <w:p w14:paraId="1D4D8498" w14:textId="77777777" w:rsidR="008C0C11" w:rsidRDefault="008C0C11" w:rsidP="008C0C11"/>
    <w:p w14:paraId="41E48F23" w14:textId="0B5A9542" w:rsidR="008C0C11" w:rsidRDefault="008C0C11" w:rsidP="008C0C11">
      <w:r>
        <w:t xml:space="preserve">Question </w:t>
      </w:r>
      <w:ins w:id="34" w:author="Jeremy Singer" w:date="2025-08-15T07:34:00Z" w16du:dateUtc="2025-08-15T06:34:00Z">
        <w:r w:rsidR="003207F2">
          <w:t>4</w:t>
        </w:r>
      </w:ins>
      <w:del w:id="35" w:author="Jeremy Singer" w:date="2025-08-15T07:34:00Z" w16du:dateUtc="2025-08-15T06:34:00Z">
        <w:r w:rsidDel="003207F2">
          <w:delText>3</w:delText>
        </w:r>
      </w:del>
      <w:r>
        <w:t xml:space="preserve"> – </w:t>
      </w:r>
      <w:r w:rsidR="0041186F">
        <w:t>“</w:t>
      </w:r>
      <w:del w:id="36" w:author="Jeremy Singer" w:date="2025-08-15T07:34:00Z" w16du:dateUtc="2025-08-15T06:34:00Z">
        <w:r w:rsidR="0041186F" w:rsidDel="003207F2">
          <w:delText>The sensor will readout the distance as a pulse from the..</w:delText>
        </w:r>
      </w:del>
      <w:ins w:id="37" w:author="Jeremy Singer" w:date="2025-08-15T07:34:00Z" w16du:dateUtc="2025-08-15T06:34:00Z">
        <w:r w:rsidR="003207F2">
          <w:t xml:space="preserve">Which of the following is </w:t>
        </w:r>
        <w:r w:rsidR="003207F2">
          <w:rPr>
            <w:b/>
            <w:bCs/>
          </w:rPr>
          <w:t>not</w:t>
        </w:r>
        <w:r w:rsidR="003207F2">
          <w:t xml:space="preserve"> a </w:t>
        </w:r>
      </w:ins>
      <w:ins w:id="38" w:author="Jeremy Singer" w:date="2025-08-15T07:35:00Z" w16du:dateUtc="2025-08-15T06:35:00Z">
        <w:r w:rsidR="003207F2">
          <w:t>dis</w:t>
        </w:r>
      </w:ins>
      <w:ins w:id="39" w:author="Jeremy Singer" w:date="2025-08-15T07:34:00Z" w16du:dateUtc="2025-08-15T06:34:00Z">
        <w:r w:rsidR="003207F2">
          <w:t>advantage of local deployment for an LLM?</w:t>
        </w:r>
      </w:ins>
      <w:r>
        <w:t>”</w:t>
      </w:r>
    </w:p>
    <w:p w14:paraId="78541C56" w14:textId="20035FD8" w:rsidR="0041186F" w:rsidRPr="0041186F" w:rsidRDefault="003207F2" w:rsidP="0041186F">
      <w:pPr>
        <w:pStyle w:val="ListParagraph"/>
        <w:numPr>
          <w:ilvl w:val="0"/>
          <w:numId w:val="3"/>
        </w:numPr>
        <w:rPr>
          <w:b/>
        </w:rPr>
      </w:pPr>
      <w:ins w:id="40" w:author="Jeremy Singer" w:date="2025-08-15T07:35:00Z" w16du:dateUtc="2025-08-15T06:35:00Z">
        <w:r>
          <w:rPr>
            <w:b/>
          </w:rPr>
          <w:t>No recurring API costs</w:t>
        </w:r>
      </w:ins>
      <w:del w:id="41" w:author="Jeremy Singer" w:date="2025-08-15T07:35:00Z" w16du:dateUtc="2025-08-15T06:35:00Z">
        <w:r w:rsidR="0041186F" w:rsidRPr="0041186F" w:rsidDel="003207F2">
          <w:rPr>
            <w:b/>
          </w:rPr>
          <w:delText>Echo connector</w:delText>
        </w:r>
      </w:del>
    </w:p>
    <w:p w14:paraId="4DCFFB4A" w14:textId="55365737" w:rsidR="0041186F" w:rsidRDefault="0041186F" w:rsidP="0041186F">
      <w:pPr>
        <w:pStyle w:val="ListParagraph"/>
        <w:numPr>
          <w:ilvl w:val="0"/>
          <w:numId w:val="3"/>
        </w:numPr>
      </w:pPr>
      <w:del w:id="42" w:author="Jeremy Singer" w:date="2025-08-15T07:35:00Z" w16du:dateUtc="2025-08-15T06:35:00Z">
        <w:r w:rsidDel="003207F2">
          <w:delText>Vcc connector</w:delText>
        </w:r>
      </w:del>
      <w:ins w:id="43" w:author="Jeremy Singer" w:date="2025-08-15T07:35:00Z" w16du:dateUtc="2025-08-15T06:35:00Z">
        <w:r w:rsidR="003207F2">
          <w:t>Relatively slow inference times</w:t>
        </w:r>
      </w:ins>
    </w:p>
    <w:p w14:paraId="3EE81D06" w14:textId="19679F91" w:rsidR="0041186F" w:rsidRDefault="003207F2" w:rsidP="0041186F">
      <w:pPr>
        <w:pStyle w:val="ListParagraph"/>
        <w:numPr>
          <w:ilvl w:val="0"/>
          <w:numId w:val="3"/>
        </w:numPr>
      </w:pPr>
      <w:ins w:id="44" w:author="Jeremy Singer" w:date="2025-08-15T07:36:00Z" w16du:dateUtc="2025-08-15T06:36:00Z">
        <w:r>
          <w:t>Model updates require on-device reconfiguration</w:t>
        </w:r>
      </w:ins>
      <w:del w:id="45" w:author="Jeremy Singer" w:date="2025-08-15T07:35:00Z" w16du:dateUtc="2025-08-15T06:35:00Z">
        <w:r w:rsidR="0041186F" w:rsidDel="003207F2">
          <w:delText>Trig connector</w:delText>
        </w:r>
      </w:del>
    </w:p>
    <w:p w14:paraId="69AE5288" w14:textId="7301DABF" w:rsidR="0041186F" w:rsidRDefault="003207F2" w:rsidP="0041186F">
      <w:pPr>
        <w:pStyle w:val="ListParagraph"/>
        <w:numPr>
          <w:ilvl w:val="0"/>
          <w:numId w:val="3"/>
        </w:numPr>
      </w:pPr>
      <w:ins w:id="46" w:author="Jeremy Singer" w:date="2025-08-15T07:36:00Z" w16du:dateUtc="2025-08-15T06:36:00Z">
        <w:r>
          <w:t>LLM overhead impacts other local services</w:t>
        </w:r>
      </w:ins>
      <w:del w:id="47" w:author="Jeremy Singer" w:date="2025-08-15T07:36:00Z" w16du:dateUtc="2025-08-15T06:36:00Z">
        <w:r w:rsidR="0041186F" w:rsidDel="003207F2">
          <w:delText>GND connector</w:delText>
        </w:r>
      </w:del>
    </w:p>
    <w:p w14:paraId="5FA12610" w14:textId="77777777" w:rsidR="0041186F" w:rsidRDefault="0041186F" w:rsidP="0041186F"/>
    <w:p w14:paraId="443E1AEA" w14:textId="3E82FBAA" w:rsidR="0041186F" w:rsidRDefault="0041186F" w:rsidP="0041186F">
      <w:r>
        <w:t xml:space="preserve">Question </w:t>
      </w:r>
      <w:ins w:id="48" w:author="Jeremy Singer" w:date="2025-08-15T08:14:00Z" w16du:dateUtc="2025-08-15T07:14:00Z">
        <w:r w:rsidR="00635EFE">
          <w:t>5</w:t>
        </w:r>
      </w:ins>
      <w:del w:id="49" w:author="Jeremy Singer" w:date="2025-08-15T08:14:00Z" w16du:dateUtc="2025-08-15T07:14:00Z">
        <w:r w:rsidDel="00635EFE">
          <w:delText>4</w:delText>
        </w:r>
      </w:del>
      <w:r>
        <w:t xml:space="preserve"> – “</w:t>
      </w:r>
      <w:del w:id="50" w:author="Jeremy Singer" w:date="2025-08-15T08:14:00Z" w16du:dateUtc="2025-08-15T07:14:00Z">
        <w:r w:rsidR="00415B39" w:rsidDel="00635EFE">
          <w:delText>In the implementatio</w:delText>
        </w:r>
        <w:r w:rsidR="004B29F0" w:rsidDel="00635EFE">
          <w:delText>n of support for the HC-SR04 Sensor in module 7 – What was the writ</w:delText>
        </w:r>
        <w:r w:rsidR="00C5606B" w:rsidDel="00635EFE">
          <w:delText>e() system call used for</w:delText>
        </w:r>
      </w:del>
      <w:ins w:id="51" w:author="Jeremy Singer" w:date="2025-08-15T08:14:00Z" w16du:dateUtc="2025-08-15T07:14:00Z">
        <w:r w:rsidR="00635EFE">
          <w:t xml:space="preserve">Why is it a bad idea to incorporate AI </w:t>
        </w:r>
      </w:ins>
      <w:ins w:id="52" w:author="Jeremy Singer" w:date="2025-08-15T08:15:00Z" w16du:dateUtc="2025-08-15T07:15:00Z">
        <w:r w:rsidR="00635EFE">
          <w:t>models directly into the Linux kernel</w:t>
        </w:r>
      </w:ins>
      <w:r w:rsidR="00C5606B">
        <w:t>?</w:t>
      </w:r>
      <w:r>
        <w:t>”</w:t>
      </w:r>
    </w:p>
    <w:p w14:paraId="24C6D082" w14:textId="1E02BDAA" w:rsidR="00C5606B" w:rsidRDefault="00472B7A" w:rsidP="00C5606B">
      <w:pPr>
        <w:pStyle w:val="ListParagraph"/>
        <w:numPr>
          <w:ilvl w:val="0"/>
          <w:numId w:val="4"/>
        </w:numPr>
      </w:pPr>
      <w:del w:id="53" w:author="Jeremy Singer" w:date="2025-08-15T08:15:00Z" w16du:dateUtc="2025-08-15T07:15:00Z">
        <w:r w:rsidDel="00635EFE">
          <w:delText>Provide the user level with the measured echo pulse duration in microseconds</w:delText>
        </w:r>
      </w:del>
      <w:ins w:id="54" w:author="Jeremy Singer" w:date="2025-08-15T08:15:00Z" w16du:dateUtc="2025-08-15T07:15:00Z">
        <w:r w:rsidR="00635EFE">
          <w:t>Because the kernel is mostly written in C, and AI models use Python</w:t>
        </w:r>
      </w:ins>
    </w:p>
    <w:p w14:paraId="07388DEA" w14:textId="4B1A307D" w:rsidR="00C5606B" w:rsidRPr="00472B7A" w:rsidRDefault="00472B7A" w:rsidP="00C5606B">
      <w:pPr>
        <w:pStyle w:val="ListParagraph"/>
        <w:numPr>
          <w:ilvl w:val="0"/>
          <w:numId w:val="4"/>
        </w:numPr>
        <w:rPr>
          <w:b/>
        </w:rPr>
      </w:pPr>
      <w:del w:id="55" w:author="Jeremy Singer" w:date="2025-08-15T08:15:00Z" w16du:dateUtc="2025-08-15T07:15:00Z">
        <w:r w:rsidRPr="00472B7A" w:rsidDel="00635EFE">
          <w:rPr>
            <w:b/>
          </w:rPr>
          <w:delText>Trigger the sensor and measure the echo pulse</w:delText>
        </w:r>
      </w:del>
      <w:ins w:id="56" w:author="Jeremy Singer" w:date="2025-08-15T08:15:00Z" w16du:dateUtc="2025-08-15T07:15:00Z">
        <w:r w:rsidR="00635EFE">
          <w:rPr>
            <w:b/>
          </w:rPr>
          <w:t>Because kernel code must be fast and small, but AI model executions are large and slow</w:t>
        </w:r>
      </w:ins>
      <w:r w:rsidRPr="00472B7A">
        <w:rPr>
          <w:b/>
        </w:rPr>
        <w:t xml:space="preserve"> </w:t>
      </w:r>
      <w:del w:id="57" w:author="Jeremy Singer" w:date="2025-08-15T08:15:00Z" w16du:dateUtc="2025-08-15T07:15:00Z">
        <w:r w:rsidRPr="00472B7A" w:rsidDel="00635EFE">
          <w:rPr>
            <w:b/>
          </w:rPr>
          <w:delText>duration</w:delText>
        </w:r>
        <w:r w:rsidR="00C5606B" w:rsidRPr="00472B7A" w:rsidDel="00635EFE">
          <w:rPr>
            <w:b/>
          </w:rPr>
          <w:delText xml:space="preserve"> </w:delText>
        </w:r>
      </w:del>
    </w:p>
    <w:p w14:paraId="72021709" w14:textId="5DD477F5" w:rsidR="00C5606B" w:rsidRDefault="00635EFE" w:rsidP="00C5606B">
      <w:pPr>
        <w:pStyle w:val="ListParagraph"/>
        <w:numPr>
          <w:ilvl w:val="0"/>
          <w:numId w:val="4"/>
        </w:numPr>
      </w:pPr>
      <w:ins w:id="58" w:author="Jeremy Singer" w:date="2025-08-15T08:16:00Z" w16du:dateUtc="2025-08-15T07:16:00Z">
        <w:r>
          <w:t xml:space="preserve">Because AI models are not </w:t>
        </w:r>
        <w:proofErr w:type="gramStart"/>
        <w:r>
          <w:t>open-source</w:t>
        </w:r>
        <w:proofErr w:type="gramEnd"/>
        <w:r>
          <w:t>, so there is a licensing issue</w:t>
        </w:r>
      </w:ins>
      <w:del w:id="59" w:author="Jeremy Singer" w:date="2025-08-15T08:16:00Z" w16du:dateUtc="2025-08-15T07:16:00Z">
        <w:r w:rsidR="00A963B9" w:rsidDel="00635EFE">
          <w:delText>Out</w:delText>
        </w:r>
      </w:del>
      <w:del w:id="60" w:author="Jeremy Singer" w:date="2025-08-15T08:15:00Z" w16du:dateUtc="2025-08-15T07:15:00Z">
        <w:r w:rsidR="00A963B9" w:rsidDel="00635EFE">
          <w:delText>put a pulse duration measurement to the sensor</w:delText>
        </w:r>
      </w:del>
    </w:p>
    <w:p w14:paraId="76579EAD" w14:textId="3E783E26" w:rsidR="00C5606B" w:rsidRDefault="00635EFE" w:rsidP="00C5606B">
      <w:pPr>
        <w:pStyle w:val="ListParagraph"/>
        <w:numPr>
          <w:ilvl w:val="0"/>
          <w:numId w:val="4"/>
        </w:numPr>
      </w:pPr>
      <w:ins w:id="61" w:author="Jeremy Singer" w:date="2025-08-15T08:16:00Z" w16du:dateUtc="2025-08-15T07:16:00Z">
        <w:r>
          <w:t xml:space="preserve">Because </w:t>
        </w:r>
      </w:ins>
      <w:ins w:id="62" w:author="Jeremy Singer" w:date="2025-08-15T08:17:00Z" w16du:dateUtc="2025-08-15T07:17:00Z">
        <w:r>
          <w:t>AI models often cause crashes</w:t>
        </w:r>
      </w:ins>
      <w:del w:id="63" w:author="Jeremy Singer" w:date="2025-08-15T08:16:00Z" w16du:dateUtc="2025-08-15T07:16:00Z">
        <w:r w:rsidR="00FC37BB" w:rsidDel="00635EFE">
          <w:delText>Trigger the sensor then deactivate</w:delText>
        </w:r>
      </w:del>
    </w:p>
    <w:p w14:paraId="560AEE49" w14:textId="45730828" w:rsidR="00FC37BB" w:rsidRDefault="00FC37BB" w:rsidP="00FC37BB"/>
    <w:p w14:paraId="7B07A803" w14:textId="06DC9D09" w:rsidR="00547336" w:rsidRDefault="00547336" w:rsidP="00547336">
      <w:pPr>
        <w:rPr>
          <w:ins w:id="64" w:author="Jeremy Singer" w:date="2025-08-19T01:31:00Z" w16du:dateUtc="2025-08-19T00:31:00Z"/>
        </w:rPr>
      </w:pPr>
      <w:ins w:id="65" w:author="Jeremy Singer" w:date="2025-08-19T01:31:00Z" w16du:dateUtc="2025-08-19T00:31:00Z">
        <w:r>
          <w:lastRenderedPageBreak/>
          <w:t>Question 6 – “Why is it appropriate to deploy a</w:t>
        </w:r>
      </w:ins>
      <w:ins w:id="66" w:author="Jeremy Singer" w:date="2025-08-19T01:34:00Z" w16du:dateUtc="2025-08-19T00:34:00Z">
        <w:r>
          <w:t xml:space="preserve"> local </w:t>
        </w:r>
      </w:ins>
      <w:ins w:id="67" w:author="Jeremy Singer" w:date="2025-08-19T01:31:00Z" w16du:dateUtc="2025-08-19T00:31:00Z">
        <w:r>
          <w:t>LLM as a background service</w:t>
        </w:r>
      </w:ins>
      <w:ins w:id="68" w:author="Jeremy Singer" w:date="2025-08-19T01:32:00Z" w16du:dateUtc="2025-08-19T00:32:00Z">
        <w:r>
          <w:t>?”</w:t>
        </w:r>
      </w:ins>
    </w:p>
    <w:p w14:paraId="50606FE9" w14:textId="009A3390" w:rsidR="00FB2509" w:rsidRDefault="00FB2509" w:rsidP="00547336">
      <w:pPr>
        <w:pStyle w:val="ListParagraph"/>
        <w:numPr>
          <w:ilvl w:val="0"/>
          <w:numId w:val="8"/>
        </w:numPr>
        <w:rPr>
          <w:ins w:id="69" w:author="Jeremy Singer" w:date="2025-08-19T01:35:00Z" w16du:dateUtc="2025-08-19T00:35:00Z"/>
          <w:bCs/>
        </w:rPr>
      </w:pPr>
      <w:ins w:id="70" w:author="Jeremy Singer" w:date="2025-08-19T01:35:00Z" w16du:dateUtc="2025-08-19T00:35:00Z">
        <w:r>
          <w:t>Because running it as a background service guarantees the LLM will never crash</w:t>
        </w:r>
      </w:ins>
    </w:p>
    <w:p w14:paraId="06683A60" w14:textId="430FCE0C" w:rsidR="00547336" w:rsidRPr="00547336" w:rsidRDefault="00547336" w:rsidP="00547336">
      <w:pPr>
        <w:pStyle w:val="ListParagraph"/>
        <w:numPr>
          <w:ilvl w:val="0"/>
          <w:numId w:val="8"/>
        </w:numPr>
        <w:rPr>
          <w:ins w:id="71" w:author="Jeremy Singer" w:date="2025-08-19T01:31:00Z" w16du:dateUtc="2025-08-19T00:31:00Z"/>
          <w:bCs/>
          <w:rPrChange w:id="72" w:author="Jeremy Singer" w:date="2025-08-19T01:32:00Z" w16du:dateUtc="2025-08-19T00:32:00Z">
            <w:rPr>
              <w:ins w:id="73" w:author="Jeremy Singer" w:date="2025-08-19T01:31:00Z" w16du:dateUtc="2025-08-19T00:31:00Z"/>
              <w:b/>
            </w:rPr>
          </w:rPrChange>
        </w:rPr>
      </w:pPr>
      <w:proofErr w:type="gramStart"/>
      <w:ins w:id="74" w:author="Jeremy Singer" w:date="2025-08-19T01:33:00Z" w16du:dateUtc="2025-08-19T00:33:00Z">
        <w:r>
          <w:rPr>
            <w:bCs/>
          </w:rPr>
          <w:t>So</w:t>
        </w:r>
        <w:proofErr w:type="gramEnd"/>
        <w:r>
          <w:rPr>
            <w:bCs/>
          </w:rPr>
          <w:t xml:space="preserve"> the model can be updated in real-time</w:t>
        </w:r>
      </w:ins>
    </w:p>
    <w:p w14:paraId="67942EA5" w14:textId="5546988C" w:rsidR="00547336" w:rsidRDefault="00547336" w:rsidP="00547336">
      <w:pPr>
        <w:pStyle w:val="ListParagraph"/>
        <w:numPr>
          <w:ilvl w:val="0"/>
          <w:numId w:val="8"/>
        </w:numPr>
        <w:rPr>
          <w:ins w:id="75" w:author="Jeremy Singer" w:date="2025-08-19T01:31:00Z" w16du:dateUtc="2025-08-19T00:31:00Z"/>
        </w:rPr>
      </w:pPr>
      <w:ins w:id="76" w:author="Jeremy Singer" w:date="2025-08-19T01:32:00Z" w16du:dateUtc="2025-08-19T00:32:00Z">
        <w:r>
          <w:t>Because the LLM has minimal CPU and memory usage</w:t>
        </w:r>
      </w:ins>
    </w:p>
    <w:p w14:paraId="3ACE4B81" w14:textId="3495BA06" w:rsidR="00547336" w:rsidRPr="00547336" w:rsidRDefault="00FB2509" w:rsidP="00547336">
      <w:pPr>
        <w:pStyle w:val="ListParagraph"/>
        <w:numPr>
          <w:ilvl w:val="0"/>
          <w:numId w:val="8"/>
        </w:numPr>
        <w:rPr>
          <w:ins w:id="77" w:author="Jeremy Singer" w:date="2025-08-19T01:31:00Z" w16du:dateUtc="2025-08-19T00:31:00Z"/>
          <w:b/>
          <w:bCs/>
          <w:rPrChange w:id="78" w:author="Jeremy Singer" w:date="2025-08-19T01:32:00Z" w16du:dateUtc="2025-08-19T00:32:00Z">
            <w:rPr>
              <w:ins w:id="79" w:author="Jeremy Singer" w:date="2025-08-19T01:31:00Z" w16du:dateUtc="2025-08-19T00:31:00Z"/>
            </w:rPr>
          </w:rPrChange>
        </w:rPr>
      </w:pPr>
      <w:ins w:id="80" w:author="Jeremy Singer" w:date="2025-08-19T01:35:00Z" w16du:dateUtc="2025-08-19T00:35:00Z">
        <w:r>
          <w:rPr>
            <w:b/>
            <w:bCs/>
          </w:rPr>
          <w:t>To enable</w:t>
        </w:r>
      </w:ins>
      <w:ins w:id="81" w:author="Jeremy Singer" w:date="2025-08-19T01:32:00Z" w16du:dateUtc="2025-08-19T00:32:00Z">
        <w:r w:rsidR="00547336" w:rsidRPr="00547336">
          <w:rPr>
            <w:b/>
            <w:bCs/>
            <w:rPrChange w:id="82" w:author="Jeremy Singer" w:date="2025-08-19T01:32:00Z" w16du:dateUtc="2025-08-19T00:32:00Z">
              <w:rPr/>
            </w:rPrChange>
          </w:rPr>
          <w:t xml:space="preserve"> low latency queries, and to enable the LLM to build up context</w:t>
        </w:r>
      </w:ins>
    </w:p>
    <w:p w14:paraId="5623DC69" w14:textId="51B81DAB" w:rsidR="001107FF" w:rsidRDefault="00FC37BB" w:rsidP="00C27882">
      <w:pPr>
        <w:rPr>
          <w:ins w:id="83" w:author="Jeremy Singer" w:date="2025-08-19T07:32:00Z" w16du:dateUtc="2025-08-19T06:32:00Z"/>
        </w:rPr>
      </w:pPr>
      <w:moveFromRangeStart w:id="84" w:author="Jeremy Singer" w:date="2025-08-15T07:34:00Z" w:name="move206135676"/>
      <w:moveFrom w:id="85" w:author="Jeremy Singer" w:date="2025-08-15T07:34:00Z" w16du:dateUtc="2025-08-15T06:34:00Z">
        <w:r w:rsidDel="003207F2">
          <w:t>Question 5 – “</w:t>
        </w:r>
        <w:r w:rsidR="00FB4C84" w:rsidDel="003207F2">
          <w:t>In regard to the sysfs file system – how can</w:t>
        </w:r>
        <w:r w:rsidR="001107FF" w:rsidDel="003207F2">
          <w:t xml:space="preserve"> a GPIO number</w:t>
        </w:r>
        <w:r w:rsidR="00C27882" w:rsidDel="003207F2">
          <w:t xml:space="preserve"> (105)</w:t>
        </w:r>
        <w:r w:rsidR="001107FF" w:rsidDel="003207F2">
          <w:t xml:space="preserve"> be exported via the command line?”</w:t>
        </w:r>
      </w:moveFrom>
    </w:p>
    <w:p w14:paraId="2E1492D4" w14:textId="11820524" w:rsidR="007E1E18" w:rsidRDefault="007E1E18" w:rsidP="007E1E18">
      <w:pPr>
        <w:rPr>
          <w:ins w:id="86" w:author="Jeremy Singer" w:date="2025-08-19T07:32:00Z" w16du:dateUtc="2025-08-19T06:32:00Z"/>
        </w:rPr>
      </w:pPr>
      <w:ins w:id="87" w:author="Jeremy Singer" w:date="2025-08-19T07:32:00Z" w16du:dateUtc="2025-08-19T06:32:00Z">
        <w:r>
          <w:t>Question 7 – “</w:t>
        </w:r>
      </w:ins>
      <w:ins w:id="88" w:author="Jeremy Singer" w:date="2025-08-19T07:33:00Z" w16du:dateUtc="2025-08-19T06:33:00Z">
        <w:r>
          <w:t xml:space="preserve">In the Linux kernel, what is the primary purpose of the </w:t>
        </w:r>
      </w:ins>
      <w:proofErr w:type="spellStart"/>
      <w:ins w:id="89" w:author="Jeremy Singer" w:date="2025-11-07T09:51:00Z" w16du:dateUtc="2025-11-07T09:51:00Z">
        <w:r w:rsidR="000D2605">
          <w:rPr>
            <w:rStyle w:val="HTMLCode"/>
            <w:rFonts w:eastAsiaTheme="minorEastAsia"/>
          </w:rPr>
          <w:t>sysfs</w:t>
        </w:r>
      </w:ins>
      <w:ins w:id="90" w:author="Jeremy Singer" w:date="2025-11-07T09:52:00Z" w16du:dateUtc="2025-11-07T09:52:00Z">
        <w:r w:rsidR="000D2605">
          <w:rPr>
            <w:rStyle w:val="HTMLCode"/>
            <w:rFonts w:eastAsiaTheme="minorEastAsia"/>
          </w:rPr>
          <w:t>_emit</w:t>
        </w:r>
      </w:ins>
      <w:proofErr w:type="spellEnd"/>
      <w:ins w:id="91" w:author="Jeremy Singer" w:date="2025-08-19T07:33:00Z" w16du:dateUtc="2025-08-19T06:33:00Z">
        <w:r>
          <w:t xml:space="preserve"> function?</w:t>
        </w:r>
      </w:ins>
    </w:p>
    <w:p w14:paraId="66519EAA" w14:textId="4C77748C" w:rsidR="007E1E18" w:rsidRDefault="007E1E18" w:rsidP="007E1E18">
      <w:pPr>
        <w:pStyle w:val="ListParagraph"/>
        <w:numPr>
          <w:ilvl w:val="0"/>
          <w:numId w:val="9"/>
        </w:numPr>
        <w:rPr>
          <w:ins w:id="92" w:author="Jeremy Singer" w:date="2025-08-19T07:32:00Z" w16du:dateUtc="2025-08-19T06:32:00Z"/>
          <w:bCs/>
        </w:rPr>
      </w:pPr>
      <w:ins w:id="93" w:author="Jeremy Singer" w:date="2025-08-19T07:33:00Z" w16du:dateUtc="2025-08-19T06:33:00Z">
        <w:r>
          <w:t xml:space="preserve">To </w:t>
        </w:r>
      </w:ins>
      <w:ins w:id="94" w:author="Jeremy Singer" w:date="2025-11-07T09:52:00Z" w16du:dateUtc="2025-11-07T09:52:00Z">
        <w:r w:rsidR="00B05561">
          <w:t xml:space="preserve">initialize </w:t>
        </w:r>
        <w:proofErr w:type="spellStart"/>
        <w:r w:rsidR="00B05561">
          <w:t>sysfs</w:t>
        </w:r>
        <w:proofErr w:type="spellEnd"/>
        <w:r w:rsidR="00B05561">
          <w:t xml:space="preserve"> directories during bootup</w:t>
        </w:r>
      </w:ins>
    </w:p>
    <w:p w14:paraId="7EDA36F5" w14:textId="77777777" w:rsidR="00B05561" w:rsidRPr="00B05561" w:rsidRDefault="00B05561" w:rsidP="00B05561">
      <w:pPr>
        <w:pStyle w:val="ListParagraph"/>
        <w:numPr>
          <w:ilvl w:val="0"/>
          <w:numId w:val="9"/>
        </w:numPr>
        <w:rPr>
          <w:ins w:id="95" w:author="Jeremy Singer" w:date="2025-11-07T09:52:00Z" w16du:dateUtc="2025-11-07T09:52:00Z"/>
          <w:b/>
          <w:bCs/>
          <w:rPrChange w:id="96" w:author="Jeremy Singer" w:date="2025-11-07T09:52:00Z" w16du:dateUtc="2025-11-07T09:52:00Z">
            <w:rPr>
              <w:ins w:id="97" w:author="Jeremy Singer" w:date="2025-11-07T09:52:00Z" w16du:dateUtc="2025-11-07T09:52:00Z"/>
            </w:rPr>
          </w:rPrChange>
        </w:rPr>
      </w:pPr>
      <w:ins w:id="98" w:author="Jeremy Singer" w:date="2025-11-07T09:52:00Z" w16du:dateUtc="2025-11-07T09:52:00Z">
        <w:r w:rsidRPr="00B05561">
          <w:rPr>
            <w:b/>
            <w:bCs/>
            <w:rPrChange w:id="99" w:author="Jeremy Singer" w:date="2025-11-07T09:52:00Z" w16du:dateUtc="2025-11-07T09:52:00Z">
              <w:rPr/>
            </w:rPrChange>
          </w:rPr>
          <w:t xml:space="preserve">To format and write output safely to a </w:t>
        </w:r>
        <w:proofErr w:type="spellStart"/>
        <w:r w:rsidRPr="00B05561">
          <w:rPr>
            <w:b/>
            <w:bCs/>
            <w:rPrChange w:id="100" w:author="Jeremy Singer" w:date="2025-11-07T09:52:00Z" w16du:dateUtc="2025-11-07T09:52:00Z">
              <w:rPr/>
            </w:rPrChange>
          </w:rPr>
          <w:t>sysfs</w:t>
        </w:r>
        <w:proofErr w:type="spellEnd"/>
        <w:r w:rsidRPr="00B05561">
          <w:rPr>
            <w:b/>
            <w:bCs/>
            <w:rPrChange w:id="101" w:author="Jeremy Singer" w:date="2025-11-07T09:52:00Z" w16du:dateUtc="2025-11-07T09:52:00Z">
              <w:rPr/>
            </w:rPrChange>
          </w:rPr>
          <w:t xml:space="preserve"> buffer</w:t>
        </w:r>
      </w:ins>
    </w:p>
    <w:p w14:paraId="51A7044D" w14:textId="10DF3EA2" w:rsidR="007E1E18" w:rsidRDefault="007E1E18" w:rsidP="007E1E18">
      <w:pPr>
        <w:pStyle w:val="ListParagraph"/>
        <w:numPr>
          <w:ilvl w:val="0"/>
          <w:numId w:val="9"/>
        </w:numPr>
        <w:rPr>
          <w:ins w:id="102" w:author="Jeremy Singer" w:date="2025-11-07T09:53:00Z" w16du:dateUtc="2025-11-07T09:53:00Z"/>
        </w:rPr>
      </w:pPr>
      <w:ins w:id="103" w:author="Jeremy Singer" w:date="2025-08-19T07:34:00Z" w16du:dateUtc="2025-08-19T06:34:00Z">
        <w:r>
          <w:t xml:space="preserve">To </w:t>
        </w:r>
      </w:ins>
      <w:ins w:id="104" w:author="Jeremy Singer" w:date="2025-11-07T09:53:00Z" w16du:dateUtc="2025-11-07T09:53:00Z">
        <w:r w:rsidR="00B05561">
          <w:t>send kernel messages to a system log facility</w:t>
        </w:r>
      </w:ins>
    </w:p>
    <w:p w14:paraId="50EB9A44" w14:textId="3006F7D1" w:rsidR="00B05561" w:rsidRPr="007E1E18" w:rsidRDefault="00B05561" w:rsidP="007E1E18">
      <w:pPr>
        <w:pStyle w:val="ListParagraph"/>
        <w:numPr>
          <w:ilvl w:val="0"/>
          <w:numId w:val="9"/>
        </w:numPr>
        <w:rPr>
          <w:ins w:id="105" w:author="Jeremy Singer" w:date="2025-08-19T07:32:00Z" w16du:dateUtc="2025-08-19T06:32:00Z"/>
          <w:rPrChange w:id="106" w:author="Jeremy Singer" w:date="2025-08-19T07:34:00Z" w16du:dateUtc="2025-08-19T06:34:00Z">
            <w:rPr>
              <w:ins w:id="107" w:author="Jeremy Singer" w:date="2025-08-19T07:32:00Z" w16du:dateUtc="2025-08-19T06:32:00Z"/>
              <w:b/>
              <w:bCs/>
            </w:rPr>
          </w:rPrChange>
        </w:rPr>
      </w:pPr>
      <w:ins w:id="108" w:author="Jeremy Singer" w:date="2025-11-07T09:53:00Z" w16du:dateUtc="2025-11-07T09:53:00Z">
        <w:r>
          <w:t>To trigger user-space events in the kernel</w:t>
        </w:r>
      </w:ins>
    </w:p>
    <w:p w14:paraId="1209A397" w14:textId="77777777" w:rsidR="007E1E18" w:rsidDel="003207F2" w:rsidRDefault="007E1E18" w:rsidP="00FC37BB">
      <w:pPr>
        <w:rPr>
          <w:moveFrom w:id="109" w:author="Jeremy Singer" w:date="2025-08-15T07:34:00Z" w16du:dateUtc="2025-08-15T06:34:00Z"/>
        </w:rPr>
      </w:pPr>
    </w:p>
    <w:p w14:paraId="29AEC18E" w14:textId="667B7BA9" w:rsidR="001107FF" w:rsidDel="003207F2" w:rsidRDefault="00083361" w:rsidP="00C27882">
      <w:pPr>
        <w:pStyle w:val="ListParagraph"/>
        <w:numPr>
          <w:ilvl w:val="0"/>
          <w:numId w:val="7"/>
        </w:numPr>
        <w:rPr>
          <w:moveFrom w:id="110" w:author="Jeremy Singer" w:date="2025-08-15T07:34:00Z" w16du:dateUtc="2025-08-15T06:34:00Z"/>
        </w:rPr>
      </w:pPr>
      <w:moveFrom w:id="111" w:author="Jeremy Singer" w:date="2025-08-15T07:34:00Z" w16du:dateUtc="2025-08-15T06:34:00Z">
        <w:r w:rsidDel="003207F2">
          <w:t>“echo 105 &gt; /sys/class/gpio/gpio105”</w:t>
        </w:r>
      </w:moveFrom>
    </w:p>
    <w:p w14:paraId="4BFC0948" w14:textId="0B055D36" w:rsidR="00C27882" w:rsidDel="003207F2" w:rsidRDefault="002D54BC" w:rsidP="00C27882">
      <w:pPr>
        <w:pStyle w:val="ListParagraph"/>
        <w:numPr>
          <w:ilvl w:val="0"/>
          <w:numId w:val="7"/>
        </w:numPr>
        <w:rPr>
          <w:moveFrom w:id="112" w:author="Jeremy Singer" w:date="2025-08-15T07:34:00Z" w16du:dateUtc="2025-08-15T06:34:00Z"/>
        </w:rPr>
      </w:pPr>
      <w:moveFrom w:id="113" w:author="Jeremy Singer" w:date="2025-08-15T07:34:00Z" w16du:dateUtc="2025-08-15T06:34:00Z">
        <w:r w:rsidDel="003207F2">
          <w:t>“echo “out” &gt; /sys/class/gpio/gpio105”</w:t>
        </w:r>
      </w:moveFrom>
    </w:p>
    <w:p w14:paraId="611ED50D" w14:textId="43DC1C07" w:rsidR="00C27882" w:rsidDel="003207F2" w:rsidRDefault="002D54BC" w:rsidP="00C27882">
      <w:pPr>
        <w:pStyle w:val="ListParagraph"/>
        <w:numPr>
          <w:ilvl w:val="0"/>
          <w:numId w:val="7"/>
        </w:numPr>
        <w:rPr>
          <w:moveFrom w:id="114" w:author="Jeremy Singer" w:date="2025-08-15T07:34:00Z" w16du:dateUtc="2025-08-15T06:34:00Z"/>
        </w:rPr>
      </w:pPr>
      <w:moveFrom w:id="115" w:author="Jeremy Singer" w:date="2025-08-15T07:34:00Z" w16du:dateUtc="2025-08-15T06:34:00Z">
        <w:r w:rsidDel="003207F2">
          <w:t>“echo “out” &gt; /sys/class/gpio/gpio105</w:t>
        </w:r>
        <w:r w:rsidR="00EB0F0B" w:rsidDel="003207F2">
          <w:t>/direction”</w:t>
        </w:r>
      </w:moveFrom>
    </w:p>
    <w:p w14:paraId="342B7ED4" w14:textId="2B87EE40" w:rsidR="00C27882" w:rsidRPr="00C27882" w:rsidDel="003207F2" w:rsidRDefault="00C27882" w:rsidP="00C27882">
      <w:pPr>
        <w:pStyle w:val="ListParagraph"/>
        <w:numPr>
          <w:ilvl w:val="0"/>
          <w:numId w:val="7"/>
        </w:numPr>
        <w:rPr>
          <w:moveFrom w:id="116" w:author="Jeremy Singer" w:date="2025-08-15T07:34:00Z" w16du:dateUtc="2025-08-15T06:34:00Z"/>
          <w:b/>
        </w:rPr>
      </w:pPr>
      <w:moveFrom w:id="117" w:author="Jeremy Singer" w:date="2025-08-15T07:34:00Z" w16du:dateUtc="2025-08-15T06:34:00Z">
        <w:r w:rsidRPr="00C27882" w:rsidDel="003207F2">
          <w:rPr>
            <w:b/>
          </w:rPr>
          <w:t>“echo 105 &gt; /sys/class/gpio/export”</w:t>
        </w:r>
      </w:moveFrom>
    </w:p>
    <w:moveFromRangeEnd w:id="84"/>
    <w:p w14:paraId="6899FBAD" w14:textId="77777777" w:rsidR="00C27882" w:rsidRDefault="00C27882" w:rsidP="00C27882"/>
    <w:sectPr w:rsidR="00C27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145F"/>
    <w:multiLevelType w:val="hybridMultilevel"/>
    <w:tmpl w:val="5C5CC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11286"/>
    <w:multiLevelType w:val="hybridMultilevel"/>
    <w:tmpl w:val="D4740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B658B"/>
    <w:multiLevelType w:val="hybridMultilevel"/>
    <w:tmpl w:val="0F2C5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461B3"/>
    <w:multiLevelType w:val="hybridMultilevel"/>
    <w:tmpl w:val="A9500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A2E78"/>
    <w:multiLevelType w:val="hybridMultilevel"/>
    <w:tmpl w:val="55028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3513CD"/>
    <w:multiLevelType w:val="hybridMultilevel"/>
    <w:tmpl w:val="0C0C7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D7241E"/>
    <w:multiLevelType w:val="hybridMultilevel"/>
    <w:tmpl w:val="D47409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44B2D"/>
    <w:multiLevelType w:val="hybridMultilevel"/>
    <w:tmpl w:val="D47409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86FFD"/>
    <w:multiLevelType w:val="hybridMultilevel"/>
    <w:tmpl w:val="3544D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144274">
    <w:abstractNumId w:val="5"/>
  </w:num>
  <w:num w:numId="2" w16cid:durableId="1317757816">
    <w:abstractNumId w:val="3"/>
  </w:num>
  <w:num w:numId="3" w16cid:durableId="288361642">
    <w:abstractNumId w:val="4"/>
  </w:num>
  <w:num w:numId="4" w16cid:durableId="1086611791">
    <w:abstractNumId w:val="1"/>
  </w:num>
  <w:num w:numId="5" w16cid:durableId="1331592711">
    <w:abstractNumId w:val="2"/>
  </w:num>
  <w:num w:numId="6" w16cid:durableId="1435126586">
    <w:abstractNumId w:val="8"/>
  </w:num>
  <w:num w:numId="7" w16cid:durableId="1169951218">
    <w:abstractNumId w:val="0"/>
  </w:num>
  <w:num w:numId="8" w16cid:durableId="1162745188">
    <w:abstractNumId w:val="7"/>
  </w:num>
  <w:num w:numId="9" w16cid:durableId="960458662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remy Singer">
    <w15:presenceInfo w15:providerId="AD" w15:userId="S::Jeremy.Singer@glasgow.ac.uk::e3bb4075-7459-4037-9fe2-5ab61e5351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CA"/>
    <w:rsid w:val="000770CB"/>
    <w:rsid w:val="00083361"/>
    <w:rsid w:val="000D2605"/>
    <w:rsid w:val="001107FF"/>
    <w:rsid w:val="001F55A1"/>
    <w:rsid w:val="002D54BC"/>
    <w:rsid w:val="003014FE"/>
    <w:rsid w:val="003207F2"/>
    <w:rsid w:val="003B17A0"/>
    <w:rsid w:val="0041186F"/>
    <w:rsid w:val="00415B39"/>
    <w:rsid w:val="00472B7A"/>
    <w:rsid w:val="004B29F0"/>
    <w:rsid w:val="00547336"/>
    <w:rsid w:val="00635EFE"/>
    <w:rsid w:val="007374F4"/>
    <w:rsid w:val="007E1E18"/>
    <w:rsid w:val="008753D0"/>
    <w:rsid w:val="008C0C11"/>
    <w:rsid w:val="00956249"/>
    <w:rsid w:val="00967151"/>
    <w:rsid w:val="00A963B9"/>
    <w:rsid w:val="00B05561"/>
    <w:rsid w:val="00C27882"/>
    <w:rsid w:val="00C5606B"/>
    <w:rsid w:val="00CE5553"/>
    <w:rsid w:val="00E55F0E"/>
    <w:rsid w:val="00EB0F0B"/>
    <w:rsid w:val="00FA71CA"/>
    <w:rsid w:val="00FB2509"/>
    <w:rsid w:val="00FB4C84"/>
    <w:rsid w:val="00FC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ADC19"/>
  <w15:chartTrackingRefBased/>
  <w15:docId w15:val="{E2F28EF9-D3C6-489B-B39D-AF223E601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1C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5A1"/>
    <w:pPr>
      <w:ind w:left="720"/>
      <w:contextualSpacing/>
    </w:pPr>
  </w:style>
  <w:style w:type="paragraph" w:styleId="Revision">
    <w:name w:val="Revision"/>
    <w:hidden/>
    <w:uiPriority w:val="99"/>
    <w:semiHidden/>
    <w:rsid w:val="007374F4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7E1E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11" Type="http://schemas.openxmlformats.org/officeDocument/2006/relationships/customXml" Target="../customXml/item4.xml"/><Relationship Id="rId5" Type="http://schemas.openxmlformats.org/officeDocument/2006/relationships/fontTable" Target="fontTable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DA06D914BDE34CBFBF32CE2E7912F8" ma:contentTypeVersion="21" ma:contentTypeDescription="Create a new document." ma:contentTypeScope="" ma:versionID="26f364562c1d7020fb8381b0b71c53e1">
  <xsd:schema xmlns:xsd="http://www.w3.org/2001/XMLSchema" xmlns:xs="http://www.w3.org/2001/XMLSchema" xmlns:p="http://schemas.microsoft.com/office/2006/metadata/properties" xmlns:ns2="066b1fa1-e673-41bd-87ba-8687893fe173" xmlns:ns3="62716bce-2e5b-4137-9339-0c56d67fb532" xmlns:ns4="73088aa1-bb70-4e27-95fc-187c5437fa54" targetNamespace="http://schemas.microsoft.com/office/2006/metadata/properties" ma:root="true" ma:fieldsID="4db36887abb4e303d262a495e08db354" ns2:_="" ns3:_="" ns4:_="">
    <xsd:import namespace="066b1fa1-e673-41bd-87ba-8687893fe173"/>
    <xsd:import namespace="62716bce-2e5b-4137-9339-0c56d67fb532"/>
    <xsd:import namespace="73088aa1-bb70-4e27-95fc-187c5437fa5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  <xsd:element ref="ns3:Complete_x003f_" minOccurs="0"/>
                <xsd:element ref="ns3:MediaServiceLocation" minOccurs="0"/>
                <xsd:element ref="ns3:MediaLengthInSeconds" minOccurs="0"/>
                <xsd:element ref="ns4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6b1fa1-e673-41bd-87ba-8687893fe17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16bce-2e5b-4137-9339-0c56d67fb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Complete_x003f_" ma:index="22" nillable="true" ma:displayName="Complete?" ma:default="0" ma:format="Dropdown" ma:internalName="Complete_x003f_">
      <xsd:simpleType>
        <xsd:restriction base="dms:Boolea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f61796df-71c9-4044-bd3e-1edca60bec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088aa1-bb70-4e27-95fc-187c5437fa54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bdbb7f30-1cba-46b0-9c32-e3bc1cc23d13}" ma:internalName="TaxCatchAll" ma:showField="CatchAllData" ma:web="066b1fa1-e673-41bd-87ba-8687893fe1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088aa1-bb70-4e27-95fc-187c5437fa54" xsi:nil="true"/>
    <lcf76f155ced4ddcb4097134ff3c332f xmlns="62716bce-2e5b-4137-9339-0c56d67fb532">
      <Terms xmlns="http://schemas.microsoft.com/office/infopath/2007/PartnerControls"/>
    </lcf76f155ced4ddcb4097134ff3c332f>
    <Complete_x003f_ xmlns="62716bce-2e5b-4137-9339-0c56d67fb532">false</Complete_x003f_>
    <_dlc_DocId xmlns="066b1fa1-e673-41bd-87ba-8687893fe173">2VSTCW3YR7TP-1413294526-63212</_dlc_DocId>
    <_dlc_DocIdUrl xmlns="066b1fa1-e673-41bd-87ba-8687893fe173">
      <Url>https://armh.sharepoint.com/sites/TS-ArmEducationNew/ConTech/_layouts/15/DocIdRedir.aspx?ID=2VSTCW3YR7TP-1413294526-63212</Url>
      <Description>2VSTCW3YR7TP-1413294526-63212</Description>
    </_dlc_DocIdUrl>
  </documentManagement>
</p:properties>
</file>

<file path=customXml/itemProps1.xml><?xml version="1.0" encoding="utf-8"?>
<ds:datastoreItem xmlns:ds="http://schemas.openxmlformats.org/officeDocument/2006/customXml" ds:itemID="{7D2D4EFA-FD65-4858-9F4F-997F51483916}"/>
</file>

<file path=customXml/itemProps2.xml><?xml version="1.0" encoding="utf-8"?>
<ds:datastoreItem xmlns:ds="http://schemas.openxmlformats.org/officeDocument/2006/customXml" ds:itemID="{4F49B0ED-66A4-4FDD-88F3-6E7DACF31407}"/>
</file>

<file path=customXml/itemProps3.xml><?xml version="1.0" encoding="utf-8"?>
<ds:datastoreItem xmlns:ds="http://schemas.openxmlformats.org/officeDocument/2006/customXml" ds:itemID="{96B335C1-76FB-4E37-AE13-72421DDC32E7}"/>
</file>

<file path=customXml/itemProps4.xml><?xml version="1.0" encoding="utf-8"?>
<ds:datastoreItem xmlns:ds="http://schemas.openxmlformats.org/officeDocument/2006/customXml" ds:itemID="{0D858F7B-53EC-4CD6-BCC3-46CBCCFF27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Allen</dc:creator>
  <cp:keywords/>
  <dc:description/>
  <cp:lastModifiedBy>Jeremy Singer</cp:lastModifiedBy>
  <cp:revision>26</cp:revision>
  <dcterms:created xsi:type="dcterms:W3CDTF">2019-01-28T14:01:00Z</dcterms:created>
  <dcterms:modified xsi:type="dcterms:W3CDTF">2025-11-07T09:53:00Z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0x01010050DA06D914BDE34CBFBF32CE2E7912F8</vt:lpwstr>
  </property>
  <property fmtid="{D5CDD505-2E9C-101B-9397-08002B2CF9AE}" pid="3" name="_dlc_DocIdItemGuid">
    <vt:lpwstr>330a63ea-50e2-46af-b241-3e16ae482331</vt:lpwstr>
  </property>
  <property fmtid="{D5CDD505-2E9C-101B-9397-08002B2CF9AE}" pid="4" name="MediaServiceImageTags">
    <vt:lpwstr/>
  </property>
  <property fmtid="{D5CDD505-2E9C-101B-9397-08002B2CF9AE}" pid="6" name="docLang">
    <vt:lpwstr>en</vt:lpwstr>
  </property>
</Properties>
</file>