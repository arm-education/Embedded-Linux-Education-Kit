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F8EB" w14:textId="77777777" w:rsidR="00F74090" w:rsidRDefault="00000000">
      <w:pPr>
        <w:pStyle w:val="Heading1"/>
        <w:rPr>
          <w:sz w:val="21"/>
          <w:szCs w:val="21"/>
          <w:lang w:eastAsia="zh-CN"/>
        </w:rPr>
      </w:pPr>
      <w:r>
        <w:rPr>
          <w:sz w:val="21"/>
          <w:szCs w:val="21"/>
          <w:lang w:eastAsia="zh-CN"/>
        </w:rPr>
        <w:t>READING TEMPERATURE sensor using linux kernel module WITH AI INTEGRATION</w:t>
      </w:r>
    </w:p>
    <w:p w14:paraId="5D562443" w14:textId="77777777" w:rsidR="00F74090" w:rsidRDefault="00000000">
      <w:pPr>
        <w:pStyle w:val="Heading2"/>
        <w:rPr>
          <w:sz w:val="21"/>
        </w:rPr>
      </w:pPr>
      <w:r>
        <w:rPr>
          <w:sz w:val="21"/>
        </w:rPr>
        <w:t>goal</w:t>
      </w:r>
    </w:p>
    <w:p w14:paraId="4CBA16D3" w14:textId="2D07AF51" w:rsidR="00F74090" w:rsidRDefault="00000000">
      <w:r>
        <w:t xml:space="preserve">The goal of this lab is to build a loadable kernel module that provides access to the Raspberry Pi’s on-board temperature sensor and then integrate the temperature data with </w:t>
      </w:r>
      <w:r w:rsidRPr="173300B4">
        <w:rPr>
          <w:b/>
          <w:bCs/>
        </w:rPr>
        <w:t xml:space="preserve">llama.cpp </w:t>
      </w:r>
      <w:r>
        <w:t>to generate AI-based status reports from a local large language model (LLM). The entire system will be constructed using the Yocto build environment.</w:t>
      </w:r>
    </w:p>
    <w:p w14:paraId="1A0A797E" w14:textId="77777777" w:rsidR="00F74090" w:rsidRDefault="00000000">
      <w:pPr>
        <w:pStyle w:val="Heading2"/>
        <w:rPr>
          <w:sz w:val="21"/>
          <w:szCs w:val="21"/>
        </w:rPr>
      </w:pPr>
      <w:r>
        <w:rPr>
          <w:sz w:val="21"/>
          <w:szCs w:val="21"/>
        </w:rPr>
        <w:t>prerequisites</w:t>
      </w:r>
    </w:p>
    <w:p w14:paraId="1EE38C46" w14:textId="77777777" w:rsidR="00F74090" w:rsidRDefault="00000000">
      <w:r>
        <w:t>To follow this Lab, you need:</w:t>
      </w:r>
    </w:p>
    <w:p w14:paraId="1A89276F" w14:textId="77777777" w:rsidR="00F74090" w:rsidRDefault="00000000">
      <w:pPr>
        <w:pStyle w:val="ListParagraph"/>
        <w:numPr>
          <w:ilvl w:val="0"/>
          <w:numId w:val="8"/>
        </w:numPr>
        <w:rPr>
          <w:rFonts w:ascii="Times New Roman" w:hAnsi="Times New Roman"/>
          <w:lang w:eastAsia="zh-CN"/>
        </w:rPr>
      </w:pPr>
      <w:r>
        <w:t>Raspberry Pi 5 board full;</w:t>
      </w:r>
    </w:p>
    <w:p w14:paraId="1ABA842D" w14:textId="77777777" w:rsidR="00F74090" w:rsidRDefault="00000000">
      <w:pPr>
        <w:pStyle w:val="ListParagraph"/>
        <w:numPr>
          <w:ilvl w:val="0"/>
          <w:numId w:val="6"/>
        </w:numPr>
      </w:pPr>
      <w:r>
        <w:t>USB-C power supply for Raspberry Pi 5 (official 27W Raspberry Pi 5 power supply recommended);</w:t>
      </w:r>
    </w:p>
    <w:p w14:paraId="006D6454" w14:textId="77777777" w:rsidR="00F74090" w:rsidRDefault="00000000">
      <w:pPr>
        <w:pStyle w:val="ListParagraph"/>
        <w:numPr>
          <w:ilvl w:val="0"/>
          <w:numId w:val="6"/>
        </w:numPr>
      </w:pPr>
      <w:r>
        <w:t>8 GB Micro SD card (32 GB card recommended);</w:t>
      </w:r>
    </w:p>
    <w:p w14:paraId="7FAEA3E8" w14:textId="77777777" w:rsidR="00F74090" w:rsidRDefault="00000000">
      <w:pPr>
        <w:pStyle w:val="ListParagraph"/>
        <w:numPr>
          <w:ilvl w:val="0"/>
          <w:numId w:val="6"/>
        </w:numPr>
      </w:pPr>
      <w:r>
        <w:t>USB-to-Serial debug module for Raspberry Pi 5 or USB-to-TTL adapter;</w:t>
      </w:r>
    </w:p>
    <w:p w14:paraId="69D300BA" w14:textId="64F5B883" w:rsidR="00F74090" w:rsidRDefault="00000000">
      <w:pPr>
        <w:pStyle w:val="ListParagraph"/>
        <w:numPr>
          <w:ilvl w:val="0"/>
          <w:numId w:val="6"/>
        </w:numPr>
      </w:pPr>
      <w:r>
        <w:t>A host PC installed with Ubuntu Desktop 22.04 LTS or 24.04 LTS, or a virtual machine hosting Ubuntu Desktop with at least 100 GB of free space (recommend Ubuntu 24.04 LTS natively, but it’s possible to run via Windows WSL 2)</w:t>
      </w:r>
      <w:r w:rsidR="0574EA81">
        <w:t>;</w:t>
      </w:r>
    </w:p>
    <w:p w14:paraId="5ECFD821" w14:textId="77777777" w:rsidR="00F74090" w:rsidRDefault="00000000">
      <w:pPr>
        <w:pStyle w:val="ListParagraph"/>
        <w:numPr>
          <w:ilvl w:val="0"/>
          <w:numId w:val="6"/>
        </w:numPr>
      </w:pPr>
      <w:r>
        <w:t>A Micro SD card reader attached to the host PC/virtual machine;</w:t>
      </w:r>
    </w:p>
    <w:p w14:paraId="66A34DCA" w14:textId="77777777" w:rsidR="00F74090" w:rsidRDefault="00000000">
      <w:pPr>
        <w:pStyle w:val="ListParagraph"/>
        <w:numPr>
          <w:ilvl w:val="0"/>
          <w:numId w:val="6"/>
        </w:numPr>
      </w:pPr>
      <w:r>
        <w:t>An Ethernet cable connecting the host PC/virtual machine with the Raspberry Pi 5;</w:t>
      </w:r>
    </w:p>
    <w:p w14:paraId="21EC3C7D" w14:textId="77777777" w:rsidR="00F74090" w:rsidRDefault="00000000">
      <w:pPr>
        <w:pStyle w:val="ListParagraph"/>
        <w:numPr>
          <w:ilvl w:val="0"/>
          <w:numId w:val="6"/>
        </w:numPr>
      </w:pPr>
      <w:r>
        <w:t>(</w:t>
      </w:r>
      <w:r>
        <w:rPr>
          <w:b/>
          <w:bCs/>
        </w:rPr>
        <w:t>Optional</w:t>
      </w:r>
      <w:r>
        <w:t>) Micro HDMI cable.</w:t>
      </w:r>
    </w:p>
    <w:p w14:paraId="7ED955C8" w14:textId="77777777" w:rsidR="00F74090" w:rsidRDefault="00000000">
      <w:pPr>
        <w:pStyle w:val="Heading2"/>
        <w:numPr>
          <w:ilvl w:val="0"/>
          <w:numId w:val="3"/>
        </w:numPr>
        <w:rPr>
          <w:sz w:val="21"/>
          <w:szCs w:val="21"/>
        </w:rPr>
      </w:pPr>
      <w:r>
        <w:rPr>
          <w:sz w:val="21"/>
          <w:szCs w:val="21"/>
        </w:rPr>
        <w:t>Introduction</w:t>
      </w:r>
    </w:p>
    <w:p w14:paraId="72BCD9B5" w14:textId="77777777" w:rsidR="00F74090" w:rsidRDefault="00000000">
      <w:r>
        <w:t>The Raspberry Pi 5 has an on-board CPU temperature sensor that can be queried using Linux kernel code.</w:t>
      </w:r>
    </w:p>
    <w:p w14:paraId="51F8DEED" w14:textId="77777777" w:rsidR="00F74090" w:rsidRDefault="00000000">
      <w:r>
        <w:t xml:space="preserve">In this lab, a loadable kernel module is implemented that reads the temperature sensor and reports this data via a </w:t>
      </w:r>
      <w:r>
        <w:rPr>
          <w:rFonts w:ascii="Courier New" w:eastAsia="Courier New" w:hAnsi="Courier New" w:cs="Courier New"/>
        </w:rPr>
        <w:t>sysfs</w:t>
      </w:r>
      <w:r>
        <w:t xml:space="preserve"> kernel object.</w:t>
      </w:r>
    </w:p>
    <w:p w14:paraId="538D12C6" w14:textId="77777777" w:rsidR="00F74090" w:rsidRDefault="00000000">
      <w:r>
        <w:t>The temperature sensor data can then be integrated with a locally deployed large language model (LLM) to provide AI-generated, real-time text based on the live temperature sensor values. If you prefer, you can use a different sensor. This lab uses the on-board temperature sensor as no extra hardware is required.</w:t>
      </w:r>
    </w:p>
    <w:p w14:paraId="66160640" w14:textId="77777777" w:rsidR="00F74090" w:rsidRDefault="00000000">
      <w:pPr>
        <w:pStyle w:val="Heading2"/>
        <w:rPr>
          <w:sz w:val="21"/>
        </w:rPr>
      </w:pPr>
      <w:r>
        <w:rPr>
          <w:sz w:val="21"/>
        </w:rPr>
        <w:t>workplace setup</w:t>
      </w:r>
    </w:p>
    <w:p w14:paraId="75FABAA9" w14:textId="77777777" w:rsidR="00F74090" w:rsidRDefault="00000000">
      <w:r>
        <w:t xml:space="preserve">Assuming you have completed the previous lab, on your Ubuntu host PC, change to the </w:t>
      </w:r>
      <w:r>
        <w:rPr>
          <w:rFonts w:ascii="Courier New" w:hAnsi="Courier New" w:cs="Courier New"/>
        </w:rPr>
        <w:t>raspberrypi5</w:t>
      </w:r>
      <w:r>
        <w:t xml:space="preserve"> directory and prepare the build environment:</w:t>
      </w:r>
    </w:p>
    <w:p w14:paraId="2ED7D77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cd ~/raspberrypi5/</w:t>
      </w:r>
    </w:p>
    <w:p w14:paraId="2970A8B3" w14:textId="77777777" w:rsidR="00F74090"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source sources/poky/oe-init-build-env rpi-build</w:t>
      </w:r>
    </w:p>
    <w:p w14:paraId="620499AA" w14:textId="77777777" w:rsidR="00F74090" w:rsidRDefault="00000000">
      <w:r>
        <w:t>You now have the system ready to build the embedded Linux distribution for the Raspberry Pi 5 board.</w:t>
      </w:r>
    </w:p>
    <w:p w14:paraId="65880943" w14:textId="77777777" w:rsidR="00F74090" w:rsidRDefault="00000000">
      <w:pPr>
        <w:pStyle w:val="Heading2"/>
        <w:rPr>
          <w:sz w:val="21"/>
        </w:rPr>
      </w:pPr>
      <w:r>
        <w:rPr>
          <w:sz w:val="21"/>
        </w:rPr>
        <w:lastRenderedPageBreak/>
        <w:t>Preparing the recipes</w:t>
      </w:r>
    </w:p>
    <w:p w14:paraId="2ED84EDF" w14:textId="77777777" w:rsidR="00F74090" w:rsidRDefault="00000000">
      <w:r>
        <w:t>In this lab, we are adding a new device driver to be compiled as a loadable kernel module, as you may need to do if you are asked to customize the board support package for the Raspberry Pi 5 to support a new I/O device attached to the system.</w:t>
      </w:r>
    </w:p>
    <w:p w14:paraId="3B567A55" w14:textId="77777777" w:rsidR="00F74090" w:rsidRDefault="00000000">
      <w:r>
        <w:t xml:space="preserve">For this purpose, we will add a new Yocto recipe to the </w:t>
      </w:r>
      <w:r>
        <w:rPr>
          <w:b/>
          <w:bCs/>
        </w:rPr>
        <w:t>meta-raspberrypi</w:t>
      </w:r>
      <w:r>
        <w:t xml:space="preserve"> layer. To support this, create the </w:t>
      </w:r>
      <w:bookmarkStart w:id="0" w:name="OLE_LINK13"/>
      <w:r>
        <w:t>following directory:</w:t>
      </w:r>
    </w:p>
    <w:p w14:paraId="7F9FE6FE"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cd ~/raspberrypi5/sources/meta-raspberrypi/recipes-kernel</w:t>
      </w:r>
    </w:p>
    <w:p w14:paraId="346D8F7E"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mkdir -p temp-mod/files</w:t>
      </w:r>
    </w:p>
    <w:p w14:paraId="6A2699EE" w14:textId="77777777" w:rsidR="00F74090" w:rsidRDefault="00000000">
      <w:r>
        <w:t xml:space="preserve">In </w:t>
      </w:r>
      <w:bookmarkEnd w:id="0"/>
      <w:r>
        <w:rPr>
          <w:rFonts w:ascii="Courier" w:hAnsi="Courier" w:cs="Courier"/>
          <w:b/>
          <w:bCs/>
          <w:color w:val="262626" w:themeColor="text1" w:themeTint="D9"/>
          <w:sz w:val="18"/>
          <w:szCs w:val="18"/>
        </w:rPr>
        <w:t>temp-mod</w:t>
      </w:r>
      <w:r>
        <w:rPr>
          <w:rFonts w:ascii="Courier" w:hAnsi="Courier" w:cs="Courier"/>
          <w:color w:val="262626" w:themeColor="text1" w:themeTint="D9"/>
          <w:sz w:val="18"/>
          <w:szCs w:val="18"/>
        </w:rPr>
        <w:t>,</w:t>
      </w:r>
      <w:r>
        <w:t xml:space="preserve">put a file named </w:t>
      </w:r>
      <w:r>
        <w:rPr>
          <w:rFonts w:ascii="Courier" w:hAnsi="Courier"/>
          <w:b/>
          <w:bCs/>
          <w:sz w:val="18"/>
          <w:szCs w:val="18"/>
        </w:rPr>
        <w:t>temp_1.0.bb</w:t>
      </w:r>
      <w:r>
        <w:t xml:space="preserve"> with the following content:</w:t>
      </w:r>
    </w:p>
    <w:tbl>
      <w:tblPr>
        <w:tblW w:w="9576" w:type="dxa"/>
        <w:tblLayout w:type="fixed"/>
        <w:tblLook w:val="0000" w:firstRow="0" w:lastRow="0" w:firstColumn="0" w:lastColumn="0" w:noHBand="0" w:noVBand="0"/>
      </w:tblPr>
      <w:tblGrid>
        <w:gridCol w:w="816"/>
        <w:gridCol w:w="8760"/>
      </w:tblGrid>
      <w:tr w:rsidR="00F74090" w14:paraId="14A40B78" w14:textId="77777777">
        <w:tc>
          <w:tcPr>
            <w:tcW w:w="816" w:type="dxa"/>
            <w:tcBorders>
              <w:top w:val="single" w:sz="8" w:space="0" w:color="C0504D"/>
              <w:bottom w:val="single" w:sz="8" w:space="0" w:color="C0504D"/>
            </w:tcBorders>
          </w:tcPr>
          <w:p w14:paraId="65EC3266"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0:</w:t>
            </w:r>
          </w:p>
          <w:p w14:paraId="31566552"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1:</w:t>
            </w:r>
          </w:p>
          <w:p w14:paraId="5A79D4B4"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2:</w:t>
            </w:r>
          </w:p>
          <w:p w14:paraId="0EE1D609"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3:</w:t>
            </w:r>
          </w:p>
          <w:p w14:paraId="08DCC62E"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4:</w:t>
            </w:r>
          </w:p>
          <w:p w14:paraId="18AB7AF3"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5:</w:t>
            </w:r>
          </w:p>
          <w:p w14:paraId="05988483"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6:</w:t>
            </w:r>
          </w:p>
          <w:p w14:paraId="47204CF6"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7:</w:t>
            </w:r>
          </w:p>
          <w:p w14:paraId="3D355C20" w14:textId="77777777" w:rsidR="00F74090" w:rsidRDefault="00000000">
            <w:pPr>
              <w:spacing w:before="0" w:after="0" w:line="240" w:lineRule="auto"/>
              <w:rPr>
                <w:rFonts w:ascii="Courier" w:hAnsi="Courier"/>
                <w:bCs/>
                <w:color w:val="933634"/>
                <w:sz w:val="16"/>
              </w:rPr>
            </w:pPr>
            <w:r>
              <w:rPr>
                <w:rFonts w:ascii="Courier" w:hAnsi="Courier"/>
                <w:bCs/>
                <w:color w:val="933634"/>
                <w:sz w:val="16"/>
              </w:rPr>
              <w:t xml:space="preserve"> 8:</w:t>
            </w:r>
          </w:p>
          <w:p w14:paraId="431BFA89" w14:textId="77777777" w:rsidR="00F74090" w:rsidRDefault="00000000">
            <w:pPr>
              <w:spacing w:before="0" w:after="0" w:line="240" w:lineRule="auto"/>
              <w:rPr>
                <w:bCs/>
                <w:color w:val="933634"/>
                <w:sz w:val="18"/>
              </w:rPr>
            </w:pPr>
            <w:r>
              <w:rPr>
                <w:rFonts w:ascii="Courier" w:hAnsi="Courier"/>
                <w:bCs/>
                <w:color w:val="933634"/>
                <w:sz w:val="16"/>
              </w:rPr>
              <w:t xml:space="preserve"> 9:</w:t>
            </w:r>
          </w:p>
        </w:tc>
        <w:tc>
          <w:tcPr>
            <w:tcW w:w="8759" w:type="dxa"/>
            <w:tcBorders>
              <w:top w:val="single" w:sz="8" w:space="0" w:color="C0504D"/>
              <w:bottom w:val="single" w:sz="8" w:space="0" w:color="C0504D"/>
            </w:tcBorders>
          </w:tcPr>
          <w:p w14:paraId="23673B7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DESCRIPTION = "temperature driver"</w:t>
            </w:r>
          </w:p>
          <w:p w14:paraId="4A618BC4"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LICENSE = "GPL-2.0-or-later"</w:t>
            </w:r>
          </w:p>
          <w:p w14:paraId="1B3BACE1"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LIC_FILES_CHKSUM = "file://${BPN}.c;md5=</w:t>
            </w:r>
            <w:r>
              <w:rPr>
                <w:rFonts w:ascii="Courier" w:hAnsi="Courier"/>
                <w:sz w:val="16"/>
                <w:szCs w:val="16"/>
                <w:lang w:val="en-GB"/>
              </w:rPr>
              <w:t>f446e89143ba482392ed18f09755f170</w:t>
            </w:r>
            <w:r>
              <w:rPr>
                <w:rFonts w:ascii="Courier" w:hAnsi="Courier"/>
                <w:sz w:val="16"/>
                <w:szCs w:val="16"/>
              </w:rPr>
              <w:t>"</w:t>
            </w:r>
          </w:p>
          <w:p w14:paraId="5B6402F0" w14:textId="77777777" w:rsidR="00F74090" w:rsidRDefault="00F74090">
            <w:pPr>
              <w:keepNext/>
              <w:keepLines/>
              <w:widowControl w:val="0"/>
              <w:shd w:val="clear" w:color="auto" w:fill="F2F2F2"/>
              <w:spacing w:before="0" w:after="0" w:line="240" w:lineRule="auto"/>
              <w:rPr>
                <w:rFonts w:ascii="Courier" w:hAnsi="Courier"/>
                <w:sz w:val="16"/>
                <w:szCs w:val="16"/>
              </w:rPr>
            </w:pPr>
          </w:p>
          <w:p w14:paraId="26D18ACE" w14:textId="77777777" w:rsidR="00F74090" w:rsidRDefault="00000000">
            <w:pPr>
              <w:keepNext/>
              <w:keepLines/>
              <w:widowControl w:val="0"/>
              <w:shd w:val="clear" w:color="auto" w:fill="F2F2F2"/>
              <w:spacing w:before="0" w:after="0" w:line="240" w:lineRule="auto"/>
              <w:rPr>
                <w:rFonts w:ascii="Courier" w:hAnsi="Courier"/>
                <w:sz w:val="16"/>
                <w:szCs w:val="16"/>
              </w:rPr>
            </w:pPr>
            <w:r>
              <w:rPr>
                <w:rFonts w:ascii="Courier" w:hAnsi="Courier"/>
                <w:sz w:val="16"/>
                <w:szCs w:val="16"/>
              </w:rPr>
              <w:t>inherit module</w:t>
            </w:r>
          </w:p>
          <w:p w14:paraId="4FC6BD9A" w14:textId="77777777" w:rsidR="00F74090" w:rsidRDefault="00F74090">
            <w:pPr>
              <w:keepNext/>
              <w:keepLines/>
              <w:widowControl w:val="0"/>
              <w:shd w:val="clear" w:color="auto" w:fill="F2F2F2"/>
              <w:spacing w:before="0" w:after="0" w:line="240" w:lineRule="auto"/>
              <w:rPr>
                <w:rFonts w:ascii="Courier" w:hAnsi="Courier"/>
                <w:sz w:val="16"/>
                <w:szCs w:val="16"/>
              </w:rPr>
            </w:pPr>
          </w:p>
          <w:p w14:paraId="1664A2B3" w14:textId="77777777" w:rsidR="00F74090" w:rsidRDefault="00000000">
            <w:pPr>
              <w:keepNext/>
              <w:keepLines/>
              <w:widowControl w:val="0"/>
              <w:shd w:val="clear" w:color="auto" w:fill="F2F2F2"/>
              <w:spacing w:before="0" w:after="0" w:line="240" w:lineRule="auto"/>
              <w:rPr>
                <w:rFonts w:ascii="Courier" w:hAnsi="Courier"/>
                <w:sz w:val="16"/>
                <w:szCs w:val="16"/>
              </w:rPr>
            </w:pPr>
            <w:r>
              <w:rPr>
                <w:rFonts w:ascii="Courier" w:hAnsi="Courier"/>
                <w:sz w:val="16"/>
                <w:szCs w:val="16"/>
              </w:rPr>
              <w:t>PR = "r0"</w:t>
            </w:r>
          </w:p>
          <w:p w14:paraId="2DC27A21" w14:textId="77777777" w:rsidR="00F74090" w:rsidRDefault="00F74090">
            <w:pPr>
              <w:keepNext/>
              <w:keepLines/>
              <w:widowControl w:val="0"/>
              <w:shd w:val="clear" w:color="auto" w:fill="F2F2F2"/>
              <w:spacing w:before="0" w:after="0" w:line="240" w:lineRule="auto"/>
              <w:rPr>
                <w:rFonts w:ascii="Courier" w:hAnsi="Courier"/>
                <w:sz w:val="16"/>
                <w:szCs w:val="16"/>
              </w:rPr>
            </w:pPr>
          </w:p>
          <w:p w14:paraId="18D41A4F" w14:textId="77777777" w:rsidR="00F74090" w:rsidRDefault="00000000">
            <w:pPr>
              <w:keepNext/>
              <w:keepLines/>
              <w:widowControl w:val="0"/>
              <w:shd w:val="clear" w:color="auto" w:fill="F2F2F2"/>
              <w:spacing w:before="0" w:after="0" w:line="240" w:lineRule="auto"/>
              <w:rPr>
                <w:rFonts w:ascii="Courier" w:hAnsi="Courier"/>
                <w:sz w:val="16"/>
                <w:szCs w:val="16"/>
              </w:rPr>
            </w:pPr>
            <w:r>
              <w:rPr>
                <w:rFonts w:ascii="Courier" w:hAnsi="Courier"/>
                <w:sz w:val="16"/>
                <w:szCs w:val="16"/>
              </w:rPr>
              <w:t>SRC_URI = "file://Makefile file://${BPN}.c"</w:t>
            </w:r>
          </w:p>
          <w:p w14:paraId="1C0205C5" w14:textId="77777777" w:rsidR="00F74090" w:rsidRDefault="00000000">
            <w:pPr>
              <w:keepNext/>
              <w:keepLines/>
              <w:widowControl w:val="0"/>
              <w:shd w:val="clear" w:color="auto" w:fill="F2F2F2"/>
              <w:spacing w:before="0" w:after="0" w:line="240" w:lineRule="auto"/>
              <w:rPr>
                <w:rFonts w:ascii="Courier New" w:hAnsi="Courier New" w:cs="Courier New"/>
                <w:bCs/>
                <w:color w:val="262626"/>
                <w:sz w:val="16"/>
              </w:rPr>
            </w:pPr>
            <w:r>
              <w:rPr>
                <w:rFonts w:ascii="Courier" w:hAnsi="Courier"/>
                <w:sz w:val="16"/>
                <w:szCs w:val="16"/>
              </w:rPr>
              <w:t>S = "${WORKDIR}"</w:t>
            </w:r>
          </w:p>
        </w:tc>
      </w:tr>
    </w:tbl>
    <w:p w14:paraId="7458B735" w14:textId="77777777" w:rsidR="00F74090" w:rsidRDefault="00000000">
      <w:r>
        <w:t>This file describes the property of the recipe, and in particular:</w:t>
      </w:r>
    </w:p>
    <w:p w14:paraId="0A796A70" w14:textId="77777777" w:rsidR="00F74090" w:rsidRDefault="00000000">
      <w:pPr>
        <w:pStyle w:val="ListParagraph"/>
        <w:numPr>
          <w:ilvl w:val="0"/>
          <w:numId w:val="4"/>
        </w:numPr>
      </w:pPr>
      <w:r>
        <w:rPr>
          <w:b/>
          <w:bCs/>
        </w:rPr>
        <w:t>Line 0</w:t>
      </w:r>
      <w:r>
        <w:t xml:space="preserve"> gives a simple description of the recipe’s purpose;</w:t>
      </w:r>
    </w:p>
    <w:p w14:paraId="6EF4F9AA" w14:textId="77777777" w:rsidR="00F74090" w:rsidRDefault="00000000">
      <w:pPr>
        <w:pStyle w:val="ListParagraph"/>
        <w:numPr>
          <w:ilvl w:val="0"/>
          <w:numId w:val="4"/>
        </w:numPr>
      </w:pPr>
      <w:r>
        <w:rPr>
          <w:b/>
          <w:bCs/>
        </w:rPr>
        <w:t>Lines 1-2</w:t>
      </w:r>
      <w:r>
        <w:t xml:space="preserve"> reference the license under which the recipe is distributed and specify the license file and its checksum (ideally the license text should be included in the .c file);</w:t>
      </w:r>
    </w:p>
    <w:p w14:paraId="471AEAB0" w14:textId="77777777" w:rsidR="00F74090" w:rsidRDefault="00000000">
      <w:pPr>
        <w:pStyle w:val="ListParagraph"/>
        <w:numPr>
          <w:ilvl w:val="0"/>
          <w:numId w:val="4"/>
        </w:numPr>
      </w:pPr>
      <w:r>
        <w:rPr>
          <w:b/>
          <w:bCs/>
        </w:rPr>
        <w:t>Line 4</w:t>
      </w:r>
      <w:r>
        <w:t xml:space="preserve"> indicates that the recipe inherits the properties required to build kernel modules;</w:t>
      </w:r>
    </w:p>
    <w:p w14:paraId="6EAA4C68" w14:textId="77777777" w:rsidR="00F74090" w:rsidRDefault="00000000">
      <w:pPr>
        <w:pStyle w:val="ListParagraph"/>
        <w:numPr>
          <w:ilvl w:val="0"/>
          <w:numId w:val="4"/>
        </w:numPr>
      </w:pPr>
      <w:r>
        <w:rPr>
          <w:b/>
          <w:bCs/>
        </w:rPr>
        <w:t>Line 6</w:t>
      </w:r>
      <w:r>
        <w:t xml:space="preserve"> specifies the machine layer for which the recipe is intended;</w:t>
      </w:r>
    </w:p>
    <w:p w14:paraId="16423642" w14:textId="77777777" w:rsidR="00F74090" w:rsidRDefault="00000000">
      <w:pPr>
        <w:pStyle w:val="ListParagraph"/>
        <w:numPr>
          <w:ilvl w:val="0"/>
          <w:numId w:val="4"/>
        </w:numPr>
      </w:pPr>
      <w:r>
        <w:rPr>
          <w:b/>
          <w:bCs/>
        </w:rPr>
        <w:t>Line 8</w:t>
      </w:r>
      <w:r>
        <w:t xml:space="preserve"> lists the source files needed to build the recipe;</w:t>
      </w:r>
    </w:p>
    <w:p w14:paraId="05283ADA" w14:textId="77777777" w:rsidR="00F74090" w:rsidRDefault="00000000">
      <w:pPr>
        <w:pStyle w:val="ListParagraph"/>
        <w:numPr>
          <w:ilvl w:val="0"/>
          <w:numId w:val="4"/>
        </w:numPr>
      </w:pPr>
      <w:r>
        <w:rPr>
          <w:b/>
          <w:bCs/>
        </w:rPr>
        <w:t>Line 9</w:t>
      </w:r>
      <w:r>
        <w:t xml:space="preserve"> sets the symbol that points to the working directory used to perform the build operations.</w:t>
      </w:r>
    </w:p>
    <w:p w14:paraId="73666B80" w14:textId="77777777" w:rsidR="00F74090" w:rsidRDefault="00000000">
      <w:r>
        <w:t xml:space="preserve">In the </w:t>
      </w:r>
      <w:r>
        <w:rPr>
          <w:rFonts w:ascii="Courier New" w:hAnsi="Courier New" w:cs="Courier New"/>
        </w:rPr>
        <w:t>temp-mod/files</w:t>
      </w:r>
      <w:r>
        <w:t xml:space="preserve"> directory, create a file named </w:t>
      </w:r>
      <w:r>
        <w:rPr>
          <w:rFonts w:ascii="Courier" w:hAnsi="Courier"/>
          <w:b/>
          <w:bCs/>
        </w:rPr>
        <w:t>temp.c</w:t>
      </w:r>
      <w:r>
        <w:t xml:space="preserve"> with the following content:</w:t>
      </w:r>
    </w:p>
    <w:tbl>
      <w:tblPr>
        <w:tblW w:w="9576" w:type="dxa"/>
        <w:tblLayout w:type="fixed"/>
        <w:tblLook w:val="0000" w:firstRow="0" w:lastRow="0" w:firstColumn="0" w:lastColumn="0" w:noHBand="0" w:noVBand="0"/>
      </w:tblPr>
      <w:tblGrid>
        <w:gridCol w:w="504"/>
        <w:gridCol w:w="9072"/>
      </w:tblGrid>
      <w:tr w:rsidR="00F74090" w14:paraId="4E1B2C24" w14:textId="77777777">
        <w:tc>
          <w:tcPr>
            <w:tcW w:w="504" w:type="dxa"/>
            <w:tcBorders>
              <w:top w:val="single" w:sz="8" w:space="0" w:color="C0504D"/>
              <w:bottom w:val="single" w:sz="8" w:space="0" w:color="C0504D"/>
            </w:tcBorders>
          </w:tcPr>
          <w:p w14:paraId="3B36F115" w14:textId="77777777" w:rsidR="00F74090" w:rsidRDefault="00F74090">
            <w:pPr>
              <w:spacing w:before="0" w:after="0" w:line="240" w:lineRule="auto"/>
              <w:jc w:val="right"/>
              <w:rPr>
                <w:rFonts w:ascii="Courier" w:hAnsi="Courier"/>
                <w:bCs/>
                <w:color w:val="933634"/>
                <w:sz w:val="16"/>
              </w:rPr>
            </w:pPr>
          </w:p>
          <w:p w14:paraId="45CB758A" w14:textId="77777777" w:rsidR="00F74090" w:rsidRDefault="00F74090">
            <w:pPr>
              <w:spacing w:before="0" w:after="0" w:line="240" w:lineRule="auto"/>
              <w:ind w:right="160"/>
              <w:jc w:val="right"/>
              <w:rPr>
                <w:rFonts w:ascii="Courier" w:hAnsi="Courier"/>
                <w:bCs/>
                <w:color w:val="933634"/>
                <w:sz w:val="16"/>
              </w:rPr>
            </w:pPr>
          </w:p>
          <w:p w14:paraId="296910D7" w14:textId="77777777" w:rsidR="00F74090" w:rsidRDefault="00F74090">
            <w:pPr>
              <w:spacing w:before="0" w:after="0" w:line="240" w:lineRule="auto"/>
              <w:ind w:right="240"/>
              <w:jc w:val="right"/>
              <w:rPr>
                <w:rFonts w:ascii="Courier" w:hAnsi="Courier"/>
                <w:bCs/>
                <w:color w:val="933634"/>
                <w:sz w:val="16"/>
              </w:rPr>
            </w:pPr>
          </w:p>
        </w:tc>
        <w:tc>
          <w:tcPr>
            <w:tcW w:w="9071" w:type="dxa"/>
            <w:tcBorders>
              <w:top w:val="single" w:sz="8" w:space="0" w:color="C0504D"/>
              <w:bottom w:val="single" w:sz="8" w:space="0" w:color="C0504D"/>
            </w:tcBorders>
          </w:tcPr>
          <w:p w14:paraId="3EB7DC8D"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#include &lt;linux/module.h&gt;</w:t>
            </w:r>
          </w:p>
          <w:p w14:paraId="2E94DBE6"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#include &lt;linux/kernel.h&gt;</w:t>
            </w:r>
          </w:p>
          <w:p w14:paraId="1FC4D5C2"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#include &lt;linux/init.h&gt;</w:t>
            </w:r>
          </w:p>
          <w:p w14:paraId="5D4926B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#include &lt;linux/kobject.h&gt;</w:t>
            </w:r>
          </w:p>
          <w:p w14:paraId="5A5F90B3"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#include &lt;linux/sysfs.h&gt;</w:t>
            </w:r>
          </w:p>
          <w:p w14:paraId="1F3F08C8"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#include &lt;linux/thermal.h&gt;</w:t>
            </w:r>
          </w:p>
          <w:p w14:paraId="5040ADC2"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5C56C1C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static struct kobject *temp_kobj;</w:t>
            </w:r>
          </w:p>
          <w:p w14:paraId="07556C2E"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7323D59C"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static ssize_t temp_show(struct kobject *kobj, struct kobj_attribute *attr, char *buf)</w:t>
            </w:r>
          </w:p>
          <w:p w14:paraId="40C6A4A7"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w:t>
            </w:r>
          </w:p>
          <w:p w14:paraId="1FA77290"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struct thermal_zone_device *tz;</w:t>
            </w:r>
          </w:p>
          <w:p w14:paraId="75E2B442"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int temp_millic, ret;</w:t>
            </w:r>
          </w:p>
          <w:p w14:paraId="152A3FCA"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10DDECF2"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tz = thermal_zone_get_zone_by_name("cpu-thermal");</w:t>
            </w:r>
          </w:p>
          <w:p w14:paraId="2CD7BB1C"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if (IS_ERR(tz))</w:t>
            </w:r>
          </w:p>
          <w:p w14:paraId="6B31E7AD"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return sysfs_emit(buf, "Error: cannot find default thermal zone\n");</w:t>
            </w:r>
          </w:p>
          <w:p w14:paraId="7491D520"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19AA2171"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ret = thermal_zone_get_temp(tz, &amp;temp_millic);</w:t>
            </w:r>
          </w:p>
          <w:p w14:paraId="2ED1A66C"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if (ret)</w:t>
            </w:r>
          </w:p>
          <w:p w14:paraId="3BEA43D1"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return sysfs_emit(buf, "Error: cannot read temp\n");</w:t>
            </w:r>
          </w:p>
          <w:p w14:paraId="253886D0"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0498A3E5"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lastRenderedPageBreak/>
              <w:t xml:space="preserve">    return sysfs_emit(buf, "%d\n", temp_millic / 1000);</w:t>
            </w:r>
          </w:p>
          <w:p w14:paraId="6ED442DC"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w:t>
            </w:r>
          </w:p>
          <w:p w14:paraId="6015D460"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40815AA4"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static struct kobj_attribute temp_attribute = __ATTR(value, 0444, temp_show, NULL);</w:t>
            </w:r>
          </w:p>
          <w:p w14:paraId="3D7F1168"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4ECB95B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static int __init temp_init(void)</w:t>
            </w:r>
          </w:p>
          <w:p w14:paraId="733BDD54"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w:t>
            </w:r>
          </w:p>
          <w:p w14:paraId="5AA6DAC5"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int error = 0;</w:t>
            </w:r>
          </w:p>
          <w:p w14:paraId="4E23B020"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4A289F6E"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temp_kobj = kobject_create_and_add("temp", kernel_kobj);</w:t>
            </w:r>
          </w:p>
          <w:p w14:paraId="137916B4"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if (!temp_kobj)</w:t>
            </w:r>
          </w:p>
          <w:p w14:paraId="2768C5C4"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return -ENOMEM;</w:t>
            </w:r>
          </w:p>
          <w:p w14:paraId="7977C9E4"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038919EE"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error = sysfs_create_file(temp_kobj, &amp;temp_attribute.attr);</w:t>
            </w:r>
          </w:p>
          <w:p w14:paraId="3DB47AB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if (error) {</w:t>
            </w:r>
          </w:p>
          <w:p w14:paraId="4FD52569"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pr_err("temp: failed to create sysfs file\n");</w:t>
            </w:r>
          </w:p>
          <w:p w14:paraId="3F08FFF1"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kobject_put(temp_kobj);</w:t>
            </w:r>
          </w:p>
          <w:p w14:paraId="574F8F60"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w:t>
            </w:r>
          </w:p>
          <w:p w14:paraId="223C3303"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7A7DCB75"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pr_info("temp module loaded\n");</w:t>
            </w:r>
          </w:p>
          <w:p w14:paraId="46F351BF"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return error;</w:t>
            </w:r>
          </w:p>
          <w:p w14:paraId="7F93EB2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w:t>
            </w:r>
          </w:p>
          <w:p w14:paraId="68B1C834"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075A6F33"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static void __exit temp_exit(void)</w:t>
            </w:r>
          </w:p>
          <w:p w14:paraId="3368B81E"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w:t>
            </w:r>
          </w:p>
          <w:p w14:paraId="536C2067"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kobject_put(temp_kobj);</w:t>
            </w:r>
          </w:p>
          <w:p w14:paraId="7623F086"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pr_info("temp module unloaded\n");</w:t>
            </w:r>
          </w:p>
          <w:p w14:paraId="5BCF2E1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w:t>
            </w:r>
          </w:p>
          <w:p w14:paraId="36288B2A"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4C6F9D6E"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module_init(temp_init);</w:t>
            </w:r>
          </w:p>
          <w:p w14:paraId="70F75043"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module_exit(temp_exit);</w:t>
            </w:r>
          </w:p>
          <w:p w14:paraId="5ACF093B"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53A2160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MODULE_LICENSE("GPL");</w:t>
            </w:r>
          </w:p>
          <w:p w14:paraId="0C347645"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MODULE_AUTHOR("Jeremy Singer");</w:t>
            </w:r>
          </w:p>
          <w:p w14:paraId="53A9F97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bookmarkStart w:id="1" w:name="OLE_LINK11"/>
            <w:r>
              <w:rPr>
                <w:rFonts w:ascii="Courier" w:hAnsi="Courier"/>
                <w:sz w:val="16"/>
                <w:szCs w:val="16"/>
              </w:rPr>
              <w:t>MODULE_DESCRIPTION("Kernel module exposing integer Celsius temp via sysfs");</w:t>
            </w:r>
            <w:bookmarkEnd w:id="1"/>
          </w:p>
          <w:p w14:paraId="3AD490F1" w14:textId="77777777" w:rsidR="00F74090" w:rsidRDefault="00F74090">
            <w:pPr>
              <w:keepNext/>
              <w:keepLines/>
              <w:widowControl w:val="0"/>
              <w:shd w:val="clear" w:color="auto" w:fill="F2F2F2"/>
              <w:spacing w:before="0" w:after="0" w:line="240" w:lineRule="auto"/>
            </w:pPr>
          </w:p>
          <w:p w14:paraId="07C93C4E" w14:textId="77777777" w:rsidR="00F74090" w:rsidRDefault="00F74090">
            <w:pPr>
              <w:keepNext/>
              <w:keepLines/>
              <w:widowControl w:val="0"/>
              <w:shd w:val="clear" w:color="auto" w:fill="F2F2F2"/>
              <w:spacing w:before="0" w:after="0" w:line="240" w:lineRule="auto"/>
              <w:rPr>
                <w:rFonts w:ascii="Courier" w:hAnsi="Courier" w:cs="Courier"/>
                <w:bCs/>
                <w:color w:val="262626"/>
                <w:sz w:val="16"/>
              </w:rPr>
            </w:pPr>
          </w:p>
        </w:tc>
      </w:tr>
    </w:tbl>
    <w:p w14:paraId="03793693" w14:textId="77777777" w:rsidR="00F74090" w:rsidRDefault="00000000">
      <w:r>
        <w:lastRenderedPageBreak/>
        <w:t xml:space="preserve">Finally, in the same directory, create a file named </w:t>
      </w:r>
      <w:r>
        <w:rPr>
          <w:rFonts w:ascii="Courier" w:hAnsi="Courier"/>
          <w:b/>
          <w:bCs/>
        </w:rPr>
        <w:t>Makefile</w:t>
      </w:r>
      <w:r>
        <w:rPr>
          <w:sz w:val="18"/>
          <w:szCs w:val="18"/>
        </w:rPr>
        <w:t xml:space="preserve"> </w:t>
      </w:r>
      <w:r>
        <w:t>with the following content:</w:t>
      </w:r>
    </w:p>
    <w:p w14:paraId="5C2F628B" w14:textId="77777777" w:rsidR="00F74090" w:rsidRDefault="00F74090"/>
    <w:p w14:paraId="20E450BB" w14:textId="77777777" w:rsidR="00F74090" w:rsidRDefault="00F74090"/>
    <w:tbl>
      <w:tblPr>
        <w:tblW w:w="9576" w:type="dxa"/>
        <w:tblLayout w:type="fixed"/>
        <w:tblLook w:val="0000" w:firstRow="0" w:lastRow="0" w:firstColumn="0" w:lastColumn="0" w:noHBand="0" w:noVBand="0"/>
      </w:tblPr>
      <w:tblGrid>
        <w:gridCol w:w="504"/>
        <w:gridCol w:w="9072"/>
      </w:tblGrid>
      <w:tr w:rsidR="00F74090" w14:paraId="0593B614" w14:textId="77777777">
        <w:tc>
          <w:tcPr>
            <w:tcW w:w="504" w:type="dxa"/>
            <w:tcBorders>
              <w:top w:val="single" w:sz="8" w:space="0" w:color="C0504D"/>
              <w:bottom w:val="single" w:sz="8" w:space="0" w:color="C0504D"/>
            </w:tcBorders>
          </w:tcPr>
          <w:p w14:paraId="71F9CE6D" w14:textId="77777777" w:rsidR="00F74090" w:rsidRDefault="00000000">
            <w:pPr>
              <w:spacing w:before="0" w:after="0" w:line="240" w:lineRule="auto"/>
              <w:jc w:val="right"/>
              <w:rPr>
                <w:rFonts w:ascii="Courier" w:hAnsi="Courier"/>
                <w:bCs/>
                <w:color w:val="933634"/>
                <w:sz w:val="16"/>
              </w:rPr>
            </w:pPr>
            <w:r>
              <w:rPr>
                <w:rFonts w:ascii="Courier" w:hAnsi="Courier"/>
                <w:bCs/>
                <w:color w:val="933634"/>
                <w:sz w:val="16"/>
              </w:rPr>
              <w:t>0:</w:t>
            </w:r>
          </w:p>
          <w:p w14:paraId="17712A28"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w:t>
            </w:r>
            <w:r>
              <w:rPr>
                <w:rFonts w:ascii="Courier" w:hAnsi="Courier"/>
                <w:b/>
                <w:bCs/>
                <w:color w:val="933634"/>
                <w:sz w:val="16"/>
              </w:rPr>
              <w:fldChar w:fldCharType="end"/>
            </w:r>
            <w:r>
              <w:rPr>
                <w:rFonts w:ascii="Courier" w:hAnsi="Courier"/>
                <w:bCs/>
                <w:color w:val="933634"/>
                <w:sz w:val="16"/>
              </w:rPr>
              <w:t>:</w:t>
            </w:r>
          </w:p>
          <w:p w14:paraId="6B6AEC10"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w:t>
            </w:r>
            <w:r>
              <w:rPr>
                <w:rFonts w:ascii="Courier" w:hAnsi="Courier"/>
                <w:b/>
                <w:bCs/>
                <w:color w:val="933634"/>
                <w:sz w:val="16"/>
              </w:rPr>
              <w:fldChar w:fldCharType="end"/>
            </w:r>
            <w:r>
              <w:rPr>
                <w:rFonts w:ascii="Courier" w:hAnsi="Courier"/>
                <w:bCs/>
                <w:color w:val="933634"/>
                <w:sz w:val="16"/>
              </w:rPr>
              <w:t>:</w:t>
            </w:r>
          </w:p>
          <w:p w14:paraId="7FEF101A"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w:t>
            </w:r>
            <w:r>
              <w:rPr>
                <w:rFonts w:ascii="Courier" w:hAnsi="Courier"/>
                <w:b/>
                <w:bCs/>
                <w:color w:val="933634"/>
                <w:sz w:val="16"/>
              </w:rPr>
              <w:fldChar w:fldCharType="end"/>
            </w:r>
            <w:r>
              <w:rPr>
                <w:rFonts w:ascii="Courier" w:hAnsi="Courier"/>
                <w:bCs/>
                <w:color w:val="933634"/>
                <w:sz w:val="16"/>
              </w:rPr>
              <w:t>:</w:t>
            </w:r>
          </w:p>
          <w:p w14:paraId="1149C409"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w:t>
            </w:r>
            <w:r>
              <w:rPr>
                <w:rFonts w:ascii="Courier" w:hAnsi="Courier"/>
                <w:b/>
                <w:bCs/>
                <w:color w:val="933634"/>
                <w:sz w:val="16"/>
              </w:rPr>
              <w:fldChar w:fldCharType="end"/>
            </w:r>
            <w:r>
              <w:rPr>
                <w:rFonts w:ascii="Courier" w:hAnsi="Courier"/>
                <w:bCs/>
                <w:color w:val="933634"/>
                <w:sz w:val="16"/>
              </w:rPr>
              <w:t>:</w:t>
            </w:r>
          </w:p>
          <w:p w14:paraId="55F25A38"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w:t>
            </w:r>
            <w:r>
              <w:rPr>
                <w:rFonts w:ascii="Courier" w:hAnsi="Courier"/>
                <w:b/>
                <w:bCs/>
                <w:color w:val="933634"/>
                <w:sz w:val="16"/>
              </w:rPr>
              <w:fldChar w:fldCharType="end"/>
            </w:r>
            <w:r>
              <w:rPr>
                <w:rFonts w:ascii="Courier" w:hAnsi="Courier"/>
                <w:bCs/>
                <w:color w:val="933634"/>
                <w:sz w:val="16"/>
              </w:rPr>
              <w:t>:</w:t>
            </w:r>
          </w:p>
          <w:p w14:paraId="4D7C0516"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w:t>
            </w:r>
            <w:r>
              <w:rPr>
                <w:rFonts w:ascii="Courier" w:hAnsi="Courier"/>
                <w:b/>
                <w:bCs/>
                <w:color w:val="933634"/>
                <w:sz w:val="16"/>
              </w:rPr>
              <w:fldChar w:fldCharType="end"/>
            </w:r>
            <w:r>
              <w:rPr>
                <w:rFonts w:ascii="Courier" w:hAnsi="Courier"/>
                <w:bCs/>
                <w:color w:val="933634"/>
                <w:sz w:val="16"/>
              </w:rPr>
              <w:t>:</w:t>
            </w:r>
          </w:p>
          <w:p w14:paraId="29DC08AA"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w:t>
            </w:r>
            <w:r>
              <w:rPr>
                <w:rFonts w:ascii="Courier" w:hAnsi="Courier"/>
                <w:b/>
                <w:bCs/>
                <w:color w:val="933634"/>
                <w:sz w:val="16"/>
              </w:rPr>
              <w:fldChar w:fldCharType="end"/>
            </w:r>
            <w:r>
              <w:rPr>
                <w:rFonts w:ascii="Courier" w:hAnsi="Courier"/>
                <w:bCs/>
                <w:color w:val="933634"/>
                <w:sz w:val="16"/>
              </w:rPr>
              <w:t>:</w:t>
            </w:r>
          </w:p>
          <w:p w14:paraId="79453C45"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w:t>
            </w:r>
            <w:r>
              <w:rPr>
                <w:rFonts w:ascii="Courier" w:hAnsi="Courier"/>
                <w:b/>
                <w:bCs/>
                <w:color w:val="933634"/>
                <w:sz w:val="16"/>
              </w:rPr>
              <w:fldChar w:fldCharType="end"/>
            </w:r>
            <w:r>
              <w:rPr>
                <w:rFonts w:ascii="Courier" w:hAnsi="Courier"/>
                <w:bCs/>
                <w:color w:val="933634"/>
                <w:sz w:val="16"/>
              </w:rPr>
              <w:t>:</w:t>
            </w:r>
          </w:p>
          <w:p w14:paraId="70260D16"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w:t>
            </w:r>
            <w:r>
              <w:rPr>
                <w:rFonts w:ascii="Courier" w:hAnsi="Courier"/>
                <w:b/>
                <w:bCs/>
                <w:color w:val="933634"/>
                <w:sz w:val="16"/>
              </w:rPr>
              <w:fldChar w:fldCharType="end"/>
            </w:r>
            <w:r>
              <w:rPr>
                <w:rFonts w:ascii="Courier" w:hAnsi="Courier"/>
                <w:bCs/>
                <w:color w:val="933634"/>
                <w:sz w:val="16"/>
              </w:rPr>
              <w:t>:</w:t>
            </w:r>
          </w:p>
          <w:p w14:paraId="7ED10617"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w:t>
            </w:r>
            <w:r>
              <w:rPr>
                <w:rFonts w:ascii="Courier" w:hAnsi="Courier"/>
                <w:b/>
                <w:bCs/>
                <w:color w:val="933634"/>
                <w:sz w:val="16"/>
              </w:rPr>
              <w:fldChar w:fldCharType="end"/>
            </w:r>
            <w:r>
              <w:rPr>
                <w:rFonts w:ascii="Courier" w:hAnsi="Courier"/>
                <w:bCs/>
                <w:color w:val="933634"/>
                <w:sz w:val="16"/>
              </w:rPr>
              <w:t>:</w:t>
            </w:r>
          </w:p>
          <w:p w14:paraId="33E39F5C"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w:t>
            </w:r>
            <w:r>
              <w:rPr>
                <w:rFonts w:ascii="Courier" w:hAnsi="Courier"/>
                <w:b/>
                <w:bCs/>
                <w:color w:val="933634"/>
                <w:sz w:val="16"/>
              </w:rPr>
              <w:fldChar w:fldCharType="end"/>
            </w:r>
            <w:r>
              <w:rPr>
                <w:rFonts w:ascii="Courier" w:hAnsi="Courier"/>
                <w:bCs/>
                <w:color w:val="933634"/>
                <w:sz w:val="16"/>
              </w:rPr>
              <w:t>:</w:t>
            </w:r>
          </w:p>
          <w:p w14:paraId="3E6561C4"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w:t>
            </w:r>
            <w:r>
              <w:rPr>
                <w:rFonts w:ascii="Courier" w:hAnsi="Courier"/>
                <w:b/>
                <w:bCs/>
                <w:color w:val="933634"/>
                <w:sz w:val="16"/>
              </w:rPr>
              <w:fldChar w:fldCharType="end"/>
            </w:r>
            <w:r>
              <w:rPr>
                <w:rFonts w:ascii="Courier" w:hAnsi="Courier"/>
                <w:bCs/>
                <w:color w:val="933634"/>
                <w:sz w:val="16"/>
              </w:rPr>
              <w:t>:</w:t>
            </w:r>
          </w:p>
          <w:p w14:paraId="526471C5" w14:textId="77777777" w:rsidR="00F74090"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w:t>
            </w:r>
            <w:r>
              <w:rPr>
                <w:rFonts w:ascii="Courier" w:hAnsi="Courier"/>
                <w:b/>
                <w:bCs/>
                <w:color w:val="933634"/>
                <w:sz w:val="16"/>
              </w:rPr>
              <w:fldChar w:fldCharType="end"/>
            </w:r>
            <w:r>
              <w:rPr>
                <w:rFonts w:ascii="Courier" w:hAnsi="Courier"/>
                <w:bCs/>
                <w:color w:val="933634"/>
                <w:sz w:val="16"/>
              </w:rPr>
              <w:t>:</w:t>
            </w:r>
          </w:p>
          <w:p w14:paraId="726D7D09" w14:textId="77777777" w:rsidR="00F74090" w:rsidRDefault="00000000">
            <w:pPr>
              <w:spacing w:before="0" w:after="0" w:line="240" w:lineRule="auto"/>
              <w:jc w:val="right"/>
              <w:rPr>
                <w:rFonts w:ascii="Courier" w:hAnsi="Courier"/>
                <w:bCs/>
                <w:color w:val="933634"/>
                <w:sz w:val="16"/>
              </w:rPr>
            </w:pPr>
            <w:r>
              <w:rPr>
                <w:rFonts w:ascii="Courier" w:hAnsi="Courier"/>
                <w:bCs/>
                <w:color w:val="933634"/>
                <w:sz w:val="16"/>
              </w:rPr>
              <w:t>14:</w:t>
            </w:r>
          </w:p>
        </w:tc>
        <w:tc>
          <w:tcPr>
            <w:tcW w:w="9071" w:type="dxa"/>
            <w:tcBorders>
              <w:top w:val="single" w:sz="8" w:space="0" w:color="C0504D"/>
              <w:bottom w:val="single" w:sz="8" w:space="0" w:color="C0504D"/>
            </w:tcBorders>
          </w:tcPr>
          <w:p w14:paraId="6D62C6BE"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obj-m := temp.o</w:t>
            </w:r>
          </w:p>
          <w:p w14:paraId="016F4643" w14:textId="77777777" w:rsidR="00F74090" w:rsidRDefault="00F74090">
            <w:pPr>
              <w:keepNext/>
              <w:keepLines/>
              <w:widowControl w:val="0"/>
              <w:shd w:val="clear" w:color="auto" w:fill="F2F2F2"/>
              <w:spacing w:before="0" w:after="0" w:line="240" w:lineRule="auto"/>
              <w:rPr>
                <w:rFonts w:ascii="Courier" w:hAnsi="Courier" w:cs="Courier"/>
                <w:bCs/>
                <w:color w:val="262626"/>
                <w:sz w:val="16"/>
              </w:rPr>
            </w:pPr>
          </w:p>
          <w:p w14:paraId="24E726B9"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SRC := $(shell pwd)</w:t>
            </w:r>
          </w:p>
          <w:p w14:paraId="52C54B64" w14:textId="77777777" w:rsidR="00F74090" w:rsidRDefault="00F74090">
            <w:pPr>
              <w:keepNext/>
              <w:keepLines/>
              <w:widowControl w:val="0"/>
              <w:shd w:val="clear" w:color="auto" w:fill="F2F2F2"/>
              <w:spacing w:before="0" w:after="0" w:line="240" w:lineRule="auto"/>
              <w:rPr>
                <w:rFonts w:ascii="Courier" w:hAnsi="Courier" w:cs="Courier"/>
                <w:bCs/>
                <w:color w:val="262626"/>
                <w:sz w:val="16"/>
              </w:rPr>
            </w:pPr>
          </w:p>
          <w:p w14:paraId="75EA2BE8"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all:</w:t>
            </w:r>
          </w:p>
          <w:p w14:paraId="33A34D15"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 xml:space="preserve">       $(MAKE) -C $(KERNEL_SRC) M=$(SRC)</w:t>
            </w:r>
          </w:p>
          <w:p w14:paraId="1AD0E464" w14:textId="77777777" w:rsidR="00F74090" w:rsidRDefault="00F74090">
            <w:pPr>
              <w:keepNext/>
              <w:keepLines/>
              <w:widowControl w:val="0"/>
              <w:shd w:val="clear" w:color="auto" w:fill="F2F2F2"/>
              <w:spacing w:before="0" w:after="0" w:line="240" w:lineRule="auto"/>
              <w:rPr>
                <w:rFonts w:ascii="Courier" w:hAnsi="Courier" w:cs="Courier"/>
                <w:bCs/>
                <w:color w:val="262626"/>
                <w:sz w:val="16"/>
              </w:rPr>
            </w:pPr>
          </w:p>
          <w:p w14:paraId="5AD687EC"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modules_install:</w:t>
            </w:r>
          </w:p>
          <w:p w14:paraId="73296064"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$(MAKE) INSTALL_MOD_DIR=kernel/drivers/temp_mod -C $(KERNEL_SRC) M=$(SRC) modules_install</w:t>
            </w:r>
          </w:p>
          <w:p w14:paraId="1563DF9B" w14:textId="77777777" w:rsidR="00F74090" w:rsidRDefault="00F74090">
            <w:pPr>
              <w:keepNext/>
              <w:keepLines/>
              <w:widowControl w:val="0"/>
              <w:shd w:val="clear" w:color="auto" w:fill="F2F2F2"/>
              <w:spacing w:before="0" w:after="0" w:line="240" w:lineRule="auto"/>
              <w:rPr>
                <w:rFonts w:ascii="Courier" w:hAnsi="Courier" w:cs="Courier"/>
                <w:bCs/>
                <w:color w:val="262626"/>
                <w:sz w:val="16"/>
              </w:rPr>
            </w:pPr>
          </w:p>
          <w:p w14:paraId="3385F9C7"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clean:</w:t>
            </w:r>
          </w:p>
          <w:p w14:paraId="35CC112C"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 xml:space="preserve">       rm -f *.o *~ core .depend .*.cmd *.ko *.mod.c</w:t>
            </w:r>
          </w:p>
          <w:p w14:paraId="70BBA291"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 xml:space="preserve">       rm -f Module.markers Module.symvers modules.order</w:t>
            </w:r>
          </w:p>
          <w:p w14:paraId="69588FDB" w14:textId="77777777" w:rsidR="00F74090" w:rsidRDefault="00000000">
            <w:pPr>
              <w:keepNext/>
              <w:keepLines/>
              <w:widowControl w:val="0"/>
              <w:shd w:val="clear" w:color="auto" w:fill="F2F2F2"/>
              <w:spacing w:before="0" w:after="0" w:line="240" w:lineRule="auto"/>
              <w:rPr>
                <w:rFonts w:ascii="Courier" w:hAnsi="Courier" w:cs="Courier"/>
                <w:bCs/>
                <w:color w:val="262626"/>
                <w:sz w:val="16"/>
              </w:rPr>
            </w:pPr>
            <w:r>
              <w:rPr>
                <w:rFonts w:ascii="Courier" w:hAnsi="Courier" w:cs="Courier"/>
                <w:bCs/>
                <w:color w:val="262626"/>
                <w:sz w:val="16"/>
              </w:rPr>
              <w:t xml:space="preserve">       rm -rf .tmp_versions Modules.symvers</w:t>
            </w:r>
            <w:bookmarkStart w:id="2" w:name="_Hlk213371209"/>
            <w:bookmarkEnd w:id="2"/>
          </w:p>
        </w:tc>
      </w:tr>
    </w:tbl>
    <w:p w14:paraId="0EBCD7DD" w14:textId="77777777" w:rsidR="00F74090" w:rsidRDefault="00000000">
      <w:r>
        <w:t>The file describes how the source code should be built and where the output should be placed, specifically:</w:t>
      </w:r>
    </w:p>
    <w:p w14:paraId="7DB1EE68" w14:textId="77777777" w:rsidR="00F74090" w:rsidRDefault="00000000">
      <w:pPr>
        <w:pStyle w:val="ListParagraph"/>
        <w:numPr>
          <w:ilvl w:val="0"/>
          <w:numId w:val="5"/>
        </w:numPr>
      </w:pPr>
      <w:r>
        <w:rPr>
          <w:b/>
          <w:bCs/>
        </w:rPr>
        <w:lastRenderedPageBreak/>
        <w:t>Lines 0-5</w:t>
      </w:r>
      <w:r>
        <w:t xml:space="preserve"> define the object module to be created, locate the current directory, and invoke the build command, which refers to the source and kernel source symbols maintained by Yocto;</w:t>
      </w:r>
    </w:p>
    <w:p w14:paraId="2E1403AB" w14:textId="77777777" w:rsidR="00F74090" w:rsidRDefault="00000000">
      <w:pPr>
        <w:pStyle w:val="ListParagraph"/>
        <w:numPr>
          <w:ilvl w:val="0"/>
          <w:numId w:val="5"/>
        </w:numPr>
      </w:pPr>
      <w:r>
        <w:rPr>
          <w:b/>
          <w:bCs/>
        </w:rPr>
        <w:t>Lines 7-8</w:t>
      </w:r>
      <w:r>
        <w:t xml:space="preserve"> define the operations required to install the loadable kernel module resulting from the compilation. In this example, the object will be installed in the root file system in the root file system under the</w:t>
      </w:r>
      <w:r>
        <w:rPr>
          <w:rFonts w:ascii="Courier" w:hAnsi="Courier"/>
          <w:sz w:val="18"/>
          <w:szCs w:val="18"/>
        </w:rPr>
        <w:t xml:space="preserve"> </w:t>
      </w:r>
      <w:r>
        <w:rPr>
          <w:rFonts w:ascii="Courier" w:hAnsi="Courier"/>
        </w:rPr>
        <w:t>/lib/modules/&lt;kernel version&gt;/kernel/drivers/temp_mod</w:t>
      </w:r>
      <w:r>
        <w:rPr>
          <w:rFonts w:ascii="Courier" w:hAnsi="Courier"/>
          <w:sz w:val="18"/>
          <w:szCs w:val="18"/>
        </w:rPr>
        <w:t xml:space="preserve"> </w:t>
      </w:r>
      <w:r>
        <w:t>directory.</w:t>
      </w:r>
    </w:p>
    <w:p w14:paraId="50DD8293" w14:textId="77777777" w:rsidR="00F74090" w:rsidRDefault="00000000">
      <w:pPr>
        <w:pStyle w:val="ListParagraph"/>
        <w:numPr>
          <w:ilvl w:val="0"/>
          <w:numId w:val="5"/>
        </w:numPr>
      </w:pPr>
      <w:r>
        <w:rPr>
          <w:b/>
          <w:bCs/>
        </w:rPr>
        <w:t>Lines 10-14</w:t>
      </w:r>
      <w:r>
        <w:t xml:space="preserve"> define the operations performed when cleaning the build outputs (i.e., removing the temporary files and the compilation outputs).</w:t>
      </w:r>
    </w:p>
    <w:p w14:paraId="5CE717DE" w14:textId="77777777" w:rsidR="00F74090" w:rsidRDefault="00000000">
      <w:r>
        <w:t>Once these operations are completed, you must update the machine layer configuration to include the new driver. To do this, edit the file:</w:t>
      </w:r>
    </w:p>
    <w:p w14:paraId="288B9104" w14:textId="77777777" w:rsidR="00F74090" w:rsidRDefault="00000000">
      <w:pPr>
        <w:shd w:val="clear" w:color="auto" w:fill="F2F2F2" w:themeFill="background1" w:themeFillShade="F2"/>
        <w:rPr>
          <w:rFonts w:ascii="Courier" w:hAnsi="Courier" w:cs="Courier"/>
          <w:color w:val="262626"/>
          <w:sz w:val="18"/>
          <w:szCs w:val="18"/>
        </w:rPr>
      </w:pPr>
      <w:r>
        <w:t xml:space="preserve"> </w:t>
      </w:r>
      <w:r>
        <w:rPr>
          <w:rFonts w:ascii="Courier" w:hAnsi="Courier" w:cs="Courier"/>
          <w:color w:val="262626" w:themeColor="text1" w:themeTint="D9"/>
          <w:sz w:val="18"/>
          <w:szCs w:val="18"/>
        </w:rPr>
        <w:t>~/raspberrypi5/rpi-build/conf/local.conf</w:t>
      </w:r>
    </w:p>
    <w:p w14:paraId="0D47197A" w14:textId="77777777" w:rsidR="00F74090" w:rsidRDefault="00000000">
      <w:r>
        <w:t>Add the following statement as the last line of the file:</w:t>
      </w:r>
    </w:p>
    <w:p w14:paraId="7BA91AAF"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IMAGE_INSTALL:append = " temp"</w:t>
      </w:r>
    </w:p>
    <w:p w14:paraId="2171A2B6" w14:textId="77777777" w:rsidR="00F74090" w:rsidRDefault="00000000">
      <w:r>
        <w:t>This line tells Yocto that, when building Linux, the newly created device driver should be built and included in the root file system.</w:t>
      </w:r>
    </w:p>
    <w:p w14:paraId="1F7BF29E" w14:textId="77777777" w:rsidR="00F74090" w:rsidRDefault="00000000">
      <w:pPr>
        <w:pStyle w:val="Heading2"/>
        <w:rPr>
          <w:sz w:val="21"/>
        </w:rPr>
      </w:pPr>
      <w:r>
        <w:rPr>
          <w:sz w:val="21"/>
        </w:rPr>
        <w:t>Building and deploying the new system</w:t>
      </w:r>
    </w:p>
    <w:p w14:paraId="71174A59" w14:textId="77777777" w:rsidR="00F74090" w:rsidRDefault="00000000">
      <w:r>
        <w:t>You are now ready to build the new system as follows:</w:t>
      </w:r>
    </w:p>
    <w:p w14:paraId="258C25F4" w14:textId="77777777" w:rsidR="00F74090" w:rsidRDefault="00F74090">
      <w:pPr>
        <w:keepNext/>
        <w:keepLines/>
        <w:widowControl w:val="0"/>
        <w:shd w:val="clear" w:color="auto" w:fill="F2F2F2" w:themeFill="background1" w:themeFillShade="F2"/>
        <w:spacing w:before="0" w:after="0" w:line="240" w:lineRule="auto"/>
        <w:rPr>
          <w:rFonts w:ascii="Courier" w:hAnsi="Courier"/>
          <w:sz w:val="18"/>
          <w:szCs w:val="18"/>
        </w:rPr>
      </w:pPr>
    </w:p>
    <w:p w14:paraId="0C98D198"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source ~/raspberrypi5/sources/poky/oe-init-build-env rpi-build</w:t>
      </w:r>
    </w:p>
    <w:p w14:paraId="5DAD606D"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 -c clean rpi-test-image</w:t>
      </w:r>
    </w:p>
    <w:p w14:paraId="5F5915E1"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 rpi-test-image</w:t>
      </w:r>
    </w:p>
    <w:p w14:paraId="77A9423C" w14:textId="77777777" w:rsidR="00F74090" w:rsidRDefault="00F74090">
      <w:pPr>
        <w:keepNext/>
        <w:keepLines/>
        <w:widowControl w:val="0"/>
        <w:shd w:val="clear" w:color="auto" w:fill="F2F2F2"/>
        <w:spacing w:before="0" w:after="0" w:line="240" w:lineRule="auto"/>
        <w:rPr>
          <w:rFonts w:ascii="Courier" w:hAnsi="Courier"/>
          <w:sz w:val="18"/>
        </w:rPr>
      </w:pPr>
    </w:p>
    <w:p w14:paraId="335EEE69" w14:textId="77777777" w:rsidR="00F74090" w:rsidRDefault="00000000">
      <w:pPr>
        <w:keepNext/>
        <w:keepLines/>
        <w:widowControl w:val="0"/>
        <w:shd w:val="clear" w:color="auto" w:fill="F2F2F2" w:themeFill="background1" w:themeFillShade="F2"/>
        <w:spacing w:before="0" w:after="0" w:line="240" w:lineRule="auto"/>
      </w:pPr>
      <w:r>
        <w:t xml:space="preserve">During the build, the compiler may detect a discrepancy in the license reference. Copy and paste the suggested reference (“the new md5 checksum is..”) into your </w:t>
      </w:r>
      <w:r>
        <w:rPr>
          <w:b/>
          <w:bCs/>
        </w:rPr>
        <w:t>temp_1.0.bb</w:t>
      </w:r>
      <w:r>
        <w:t xml:space="preserve"> file, and then start the build again.</w:t>
      </w:r>
    </w:p>
    <w:p w14:paraId="5BECFA4D" w14:textId="77777777" w:rsidR="00F74090" w:rsidRDefault="00000000">
      <w:r>
        <w:t xml:space="preserve">After a while, a new Micro SD card image will be generated, which you can deploy in the Micro SD card as follows (assuming the card is available to the PC as </w:t>
      </w:r>
      <w:r>
        <w:rPr>
          <w:rFonts w:ascii="Courier" w:hAnsi="Courier"/>
        </w:rPr>
        <w:t>/dev/sdN</w:t>
      </w:r>
      <w:r>
        <w:t>). Alternatively, you can use a program of your choice to flash the image.</w:t>
      </w:r>
    </w:p>
    <w:p w14:paraId="2D4B32BE" w14:textId="77777777" w:rsidR="00F74090" w:rsidRDefault="00000000">
      <w:r>
        <w:t>First, run the command:</w:t>
      </w:r>
    </w:p>
    <w:p w14:paraId="38E6638A" w14:textId="77777777" w:rsidR="00F74090" w:rsidRDefault="00000000">
      <w:pPr>
        <w:shd w:val="clear" w:color="auto" w:fill="E7E6E6"/>
      </w:pPr>
      <w:r>
        <w:t xml:space="preserve">sudo fdisk -l </w:t>
      </w:r>
    </w:p>
    <w:p w14:paraId="798567AA" w14:textId="77777777" w:rsidR="00F74090" w:rsidRDefault="00000000">
      <w:r>
        <w:t>This helps you to determine which device to flash to (plug in and unplug the SD card to identify it). In this example, the SD card is under the name “</w:t>
      </w:r>
      <w:r>
        <w:rPr>
          <w:b/>
          <w:bCs/>
        </w:rPr>
        <w:t>sdb</w:t>
      </w:r>
      <w:r>
        <w:t>” (this may differ in your environment). Next, ensure that the device is unmounted. This can be done using the following command:</w:t>
      </w:r>
    </w:p>
    <w:p w14:paraId="0DE6F05A" w14:textId="77777777" w:rsidR="00F74090" w:rsidRDefault="00000000">
      <w:pPr>
        <w:shd w:val="clear" w:color="auto" w:fill="E7E6E6" w:themeFill="background2"/>
      </w:pPr>
      <w:r>
        <w:t>sudo umount /dev/sdb*</w:t>
      </w:r>
    </w:p>
    <w:p w14:paraId="6F9F6F74" w14:textId="77777777" w:rsidR="00F74090" w:rsidRDefault="00000000">
      <w:r>
        <w:t>Once this is done, use the following command to copy the image to the SD card (substitute any folder names and device names to match your specific environment).</w:t>
      </w:r>
    </w:p>
    <w:p w14:paraId="5283AF46" w14:textId="77777777" w:rsidR="00F74090" w:rsidRDefault="00000000">
      <w:pPr>
        <w:rPr>
          <w:rFonts w:ascii="Courier" w:hAnsi="Courier"/>
          <w:sz w:val="18"/>
          <w:szCs w:val="18"/>
          <w:shd w:val="clear" w:color="auto" w:fill="F3F3F3"/>
        </w:rPr>
      </w:pPr>
      <w:r>
        <w:rPr>
          <w:rFonts w:ascii="Courier" w:hAnsi="Courier"/>
          <w:sz w:val="18"/>
          <w:szCs w:val="18"/>
          <w:shd w:val="clear" w:color="auto" w:fill="F3F3F3"/>
        </w:rPr>
        <w:t>sudo dd bs=1M if=/home/user/raspberrypi5/rpi-build/tmp-glibc/deploy/images/raspberrypi5/rpi-basic-image-raspberrypi5.rootfs.rpi-sdimg of=/dev/sdb</w:t>
      </w:r>
    </w:p>
    <w:p w14:paraId="20E7ED1E" w14:textId="77777777" w:rsidR="00F74090" w:rsidRDefault="00000000">
      <w:pPr>
        <w:rPr>
          <w:rFonts w:ascii="Courier" w:hAnsi="Courier"/>
          <w:sz w:val="18"/>
          <w:shd w:val="clear" w:color="auto" w:fill="F3F3F3"/>
        </w:rPr>
      </w:pPr>
      <w:r>
        <w:lastRenderedPageBreak/>
        <w:t>Note that if this is not done correctly, the image flashed to the SD card may cause problems when attempting to power on the board. If this happens, retry the process and ensure that it is completed properly, or use a flashing program to automate the process.</w:t>
      </w:r>
    </w:p>
    <w:p w14:paraId="7C8065D2" w14:textId="77777777" w:rsidR="00F74090" w:rsidRDefault="00000000">
      <w:pPr>
        <w:rPr>
          <w:rFonts w:ascii="Courier" w:hAnsi="Courier"/>
          <w:sz w:val="18"/>
          <w:shd w:val="clear" w:color="auto" w:fill="F3F3F3"/>
        </w:rPr>
      </w:pPr>
      <w:r>
        <w:t xml:space="preserve">While the SD card is still connected to the development host, use the following commands to navigate to the </w:t>
      </w:r>
      <w:r>
        <w:rPr>
          <w:b/>
          <w:bCs/>
        </w:rPr>
        <w:t>etc</w:t>
      </w:r>
      <w:r>
        <w:t xml:space="preserve"> folder on the SD card (assuming the device has been mounted).</w:t>
      </w:r>
    </w:p>
    <w:p w14:paraId="64CF25E5" w14:textId="77777777" w:rsidR="00F74090" w:rsidRDefault="00000000">
      <w:pPr>
        <w:shd w:val="clear" w:color="auto" w:fill="F2F2F2" w:themeFill="background1" w:themeFillShade="F2"/>
        <w:rPr>
          <w:rFonts w:ascii="Courier" w:hAnsi="Courier"/>
          <w:sz w:val="18"/>
          <w:szCs w:val="18"/>
          <w:shd w:val="clear" w:color="auto" w:fill="F3F3F3"/>
        </w:rPr>
      </w:pPr>
      <w:r>
        <w:rPr>
          <w:rFonts w:ascii="Courier" w:hAnsi="Courier"/>
          <w:sz w:val="18"/>
          <w:szCs w:val="18"/>
        </w:rPr>
        <w:t>cd media/user/SD_name/etc  # Use the ls command to find the name of the SD card in the user folder.</w:t>
      </w:r>
    </w:p>
    <w:p w14:paraId="79ED9EBA" w14:textId="77777777" w:rsidR="00F74090" w:rsidRDefault="00000000">
      <w:pPr>
        <w:keepNext/>
        <w:keepLines/>
        <w:widowControl w:val="0"/>
        <w:shd w:val="clear" w:color="auto" w:fill="FFFFFF"/>
        <w:spacing w:before="0" w:after="0" w:line="240" w:lineRule="auto"/>
      </w:pPr>
      <w:r>
        <w:t>Then, use a terminal text editor to open the shadow file.</w:t>
      </w:r>
    </w:p>
    <w:p w14:paraId="2BEF2BED" w14:textId="77777777" w:rsidR="00F74090" w:rsidRDefault="00F74090">
      <w:pPr>
        <w:keepNext/>
        <w:keepLines/>
        <w:widowControl w:val="0"/>
        <w:shd w:val="clear" w:color="auto" w:fill="FFFFFF"/>
        <w:spacing w:before="0" w:after="0" w:line="240" w:lineRule="auto"/>
      </w:pPr>
    </w:p>
    <w:p w14:paraId="1174DB39" w14:textId="77777777" w:rsidR="00F74090" w:rsidRDefault="00000000">
      <w:pPr>
        <w:keepNext/>
        <w:keepLines/>
        <w:widowControl w:val="0"/>
        <w:shd w:val="clear" w:color="auto" w:fill="E7E6E6" w:themeFill="background2"/>
        <w:spacing w:before="0" w:after="0" w:line="240" w:lineRule="auto"/>
        <w:rPr>
          <w:color w:val="FF0000"/>
        </w:rPr>
      </w:pPr>
      <w:r>
        <w:rPr>
          <w:rFonts w:ascii="Courier" w:hAnsi="Courier"/>
          <w:sz w:val="18"/>
          <w:szCs w:val="18"/>
        </w:rPr>
        <w:t>sudo vim shadow</w:t>
      </w:r>
    </w:p>
    <w:p w14:paraId="4B0ACF0E" w14:textId="77777777" w:rsidR="00F74090" w:rsidRDefault="00F74090">
      <w:pPr>
        <w:keepNext/>
        <w:keepLines/>
        <w:widowControl w:val="0"/>
        <w:shd w:val="clear" w:color="auto" w:fill="FFFFFF"/>
        <w:spacing w:before="0" w:after="0" w:line="240" w:lineRule="auto"/>
      </w:pPr>
    </w:p>
    <w:p w14:paraId="78B63283" w14:textId="77777777" w:rsidR="00F74090" w:rsidRDefault="00000000">
      <w:pPr>
        <w:keepNext/>
        <w:keepLines/>
        <w:widowControl w:val="0"/>
        <w:shd w:val="clear" w:color="auto" w:fill="FFFFFF"/>
        <w:spacing w:before="0" w:after="0" w:line="240" w:lineRule="auto"/>
      </w:pPr>
      <w:r>
        <w:t>or</w:t>
      </w:r>
    </w:p>
    <w:p w14:paraId="00BCB10C" w14:textId="77777777" w:rsidR="00F74090" w:rsidRDefault="00F74090">
      <w:pPr>
        <w:keepNext/>
        <w:keepLines/>
        <w:widowControl w:val="0"/>
        <w:shd w:val="clear" w:color="auto" w:fill="FFFFFF"/>
        <w:spacing w:before="0" w:after="0" w:line="240" w:lineRule="auto"/>
      </w:pPr>
    </w:p>
    <w:p w14:paraId="61E0CA96" w14:textId="77777777" w:rsidR="00F74090" w:rsidRDefault="00000000">
      <w:pPr>
        <w:keepNext/>
        <w:keepLines/>
        <w:widowControl w:val="0"/>
        <w:shd w:val="clear" w:color="auto" w:fill="E7E6E6"/>
        <w:spacing w:before="0" w:after="0" w:line="240" w:lineRule="auto"/>
      </w:pPr>
      <w:r>
        <w:t>sudo gedit shadow</w:t>
      </w:r>
    </w:p>
    <w:p w14:paraId="07C8C34C" w14:textId="77777777" w:rsidR="00F74090" w:rsidRDefault="00F74090">
      <w:pPr>
        <w:keepNext/>
        <w:keepLines/>
        <w:widowControl w:val="0"/>
        <w:shd w:val="clear" w:color="auto" w:fill="FFFFFF"/>
        <w:spacing w:before="0" w:after="0" w:line="240" w:lineRule="auto"/>
      </w:pPr>
    </w:p>
    <w:p w14:paraId="3BF901A4" w14:textId="77777777" w:rsidR="00F74090" w:rsidRDefault="00000000">
      <w:pPr>
        <w:keepNext/>
        <w:keepLines/>
        <w:widowControl w:val="0"/>
        <w:shd w:val="clear" w:color="auto" w:fill="FFFFFF" w:themeFill="background1"/>
        <w:spacing w:before="0" w:after="0" w:line="240" w:lineRule="auto"/>
      </w:pPr>
      <w:r>
        <w:t>Check that there are no characters between the first two colons in the first line. If there are any characters, remove them so that the first line appears as follows:</w:t>
      </w:r>
    </w:p>
    <w:p w14:paraId="5AC0D1E9" w14:textId="77777777" w:rsidR="00F74090" w:rsidRDefault="00F74090">
      <w:pPr>
        <w:keepNext/>
        <w:keepLines/>
        <w:widowControl w:val="0"/>
        <w:shd w:val="clear" w:color="auto" w:fill="FFFFFF"/>
        <w:spacing w:before="0" w:after="0" w:line="240" w:lineRule="auto"/>
      </w:pPr>
    </w:p>
    <w:p w14:paraId="3241AF9D" w14:textId="77777777" w:rsidR="00F74090" w:rsidRDefault="00000000">
      <w:pPr>
        <w:keepNext/>
        <w:keepLines/>
        <w:widowControl w:val="0"/>
        <w:shd w:val="clear" w:color="auto" w:fill="E7E6E6" w:themeFill="background2"/>
        <w:spacing w:before="0" w:after="0" w:line="240" w:lineRule="auto"/>
        <w:rPr>
          <w:rFonts w:ascii="Courier" w:hAnsi="Courier"/>
          <w:sz w:val="18"/>
          <w:szCs w:val="18"/>
        </w:rPr>
      </w:pPr>
      <w:r>
        <w:rPr>
          <w:noProof/>
        </w:rPr>
        <mc:AlternateContent>
          <mc:Choice Requires="wps">
            <w:drawing>
              <wp:anchor distT="0" distB="0" distL="0" distR="0" simplePos="0" relativeHeight="12" behindDoc="0" locked="0" layoutInCell="1" allowOverlap="1" wp14:anchorId="1BA67F62" wp14:editId="5D7196EF">
                <wp:simplePos x="0" y="0"/>
                <wp:positionH relativeFrom="column">
                  <wp:posOffset>255905</wp:posOffset>
                </wp:positionH>
                <wp:positionV relativeFrom="paragraph">
                  <wp:posOffset>119380</wp:posOffset>
                </wp:positionV>
                <wp:extent cx="167640" cy="635"/>
                <wp:effectExtent l="8255" t="8890" r="8890" b="8255"/>
                <wp:wrapNone/>
                <wp:docPr id="1" name="Straight Arrow Connector 4"/>
                <wp:cNvGraphicFramePr/>
                <a:graphic xmlns:a="http://schemas.openxmlformats.org/drawingml/2006/main">
                  <a:graphicData uri="http://schemas.microsoft.com/office/word/2010/wordprocessingShape">
                    <wps:wsp>
                      <wps:cNvCnPr/>
                      <wps:spPr>
                        <a:xfrm>
                          <a:off x="0" y="0"/>
                          <a:ext cx="167760" cy="720"/>
                        </a:xfrm>
                        <a:prstGeom prst="straightConnector1">
                          <a:avLst/>
                        </a:prstGeom>
                        <a:noFill/>
                        <a:ln w="15875">
                          <a:solidFill>
                            <a:srgbClr val="F83E3E"/>
                          </a:solidFill>
                          <a:round/>
                        </a:ln>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w:pict w14:anchorId="6B0DAF24">
              <v:shapetype id="_x0000_t32" coordsize="21600,21600" o:spt="32" path="m,l21600,21600nfe">
                <v:stroke joinstyle="miter"/>
                <v:path textboxrect="0,0,21600,21600" gradientshapeok="t" o:connecttype="rect"/>
              </v:shapetype>
              <v:shape id="shape_0" style="position:absolute;margin-left:20.15pt;margin-top:9.4pt;width:13.15pt;height:0pt;mso-wrap-style:none;v-text-anchor:middle" o:allowincell="f" stroked="t" type="_x0000_t32" path="m0,0l-2147483648,-2147483647e" ID="Straight Arrow Connector 4" wp14:anchorId="7D6CEFA0">
                <v:fill on="false" o:detectmouseclick="t"/>
                <v:stroke weight="15840" color="#f83e3e" joinstyle="round" endcap="flat"/>
                <w10:wrap type="none"/>
              </v:shape>
            </w:pict>
          </mc:Fallback>
        </mc:AlternateContent>
      </w:r>
      <w:r>
        <w:rPr>
          <w:rFonts w:ascii="Courier" w:hAnsi="Courier"/>
          <w:sz w:val="18"/>
          <w:szCs w:val="18"/>
        </w:rPr>
        <w:t>root::17728:0:99999:7:::</w:t>
      </w:r>
    </w:p>
    <w:p w14:paraId="1CFAD6F4" w14:textId="77777777" w:rsidR="00F74090" w:rsidRDefault="00F74090">
      <w:pPr>
        <w:keepNext/>
        <w:keepLines/>
        <w:widowControl w:val="0"/>
        <w:shd w:val="clear" w:color="auto" w:fill="FFFFFF"/>
        <w:spacing w:before="0" w:after="0" w:line="240" w:lineRule="auto"/>
        <w:rPr>
          <w:rFonts w:ascii="Courier" w:hAnsi="Courier"/>
          <w:sz w:val="18"/>
        </w:rPr>
      </w:pPr>
    </w:p>
    <w:p w14:paraId="5E151BF7" w14:textId="77777777" w:rsidR="00F74090" w:rsidRDefault="00000000">
      <w:pPr>
        <w:keepNext/>
        <w:keepLines/>
        <w:widowControl w:val="0"/>
        <w:shd w:val="clear" w:color="auto" w:fill="FFFFFF" w:themeFill="background1"/>
        <w:spacing w:before="0" w:after="0" w:line="240" w:lineRule="auto"/>
      </w:pPr>
      <w:r>
        <w:t>This allows root login without a password. Now save the file and exit the text editor.</w:t>
      </w:r>
    </w:p>
    <w:p w14:paraId="6ADEBDF3" w14:textId="77777777" w:rsidR="00F74090" w:rsidRDefault="00F74090">
      <w:pPr>
        <w:keepNext/>
        <w:keepLines/>
        <w:widowControl w:val="0"/>
        <w:shd w:val="clear" w:color="auto" w:fill="FFFFFF" w:themeFill="background1"/>
        <w:spacing w:before="0" w:after="0" w:line="240" w:lineRule="auto"/>
      </w:pPr>
    </w:p>
    <w:p w14:paraId="7E2A10B4" w14:textId="77777777" w:rsidR="00F74090" w:rsidRDefault="00000000">
      <w:pPr>
        <w:pStyle w:val="Heading2"/>
        <w:rPr>
          <w:sz w:val="21"/>
        </w:rPr>
      </w:pPr>
      <w:r>
        <w:rPr>
          <w:sz w:val="21"/>
        </w:rPr>
        <w:t>Running the module</w:t>
      </w:r>
    </w:p>
    <w:p w14:paraId="2ECFCC24" w14:textId="77777777" w:rsidR="00F74090" w:rsidRDefault="00000000">
      <w:bookmarkStart w:id="3" w:name="OLE_LINK12"/>
      <w:r>
        <w:t>Af</w:t>
      </w:r>
      <w:bookmarkEnd w:id="3"/>
      <w:r>
        <w:t>ter booting the new Linux system, you can verify whether the build process was completed successfully. After logging into the Raspberry Pi 5 as the root user (no password), enter the following commands:</w:t>
      </w:r>
    </w:p>
    <w:p w14:paraId="74D75991" w14:textId="73D653CB"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root@raspberrypi5:/# ls -la /lib/modules/</w:t>
      </w:r>
      <w:r w:rsidR="000B5681">
        <w:rPr>
          <w:rFonts w:ascii="Courier" w:hAnsi="Courier"/>
          <w:sz w:val="18"/>
          <w:szCs w:val="18"/>
        </w:rPr>
        <w:t>$(uname-r)</w:t>
      </w:r>
      <w:r>
        <w:rPr>
          <w:rFonts w:ascii="Courier" w:hAnsi="Courier"/>
          <w:sz w:val="18"/>
          <w:szCs w:val="18"/>
        </w:rPr>
        <w:t>/kernel/drivers/temp_mod</w:t>
      </w:r>
    </w:p>
    <w:p w14:paraId="0493FD60" w14:textId="77777777" w:rsidR="00F74090"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drwxr-xr-x    2 root     root          1024 May 15 08:47 .                      </w:t>
      </w:r>
    </w:p>
    <w:p w14:paraId="3C6BFC5B" w14:textId="77777777" w:rsidR="00F74090"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drwxr-xr-x   43 root     root          1024 May 10 12:09 ..                     </w:t>
      </w:r>
    </w:p>
    <w:p w14:paraId="15BCF68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 xml:space="preserve">-rw-r--r--    1 root     root          9080 May 12 03:02 gpio.ko.xz              </w:t>
      </w:r>
    </w:p>
    <w:p w14:paraId="0D4AF0E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 xml:space="preserve">-rw-r--r--    1 root     root         10140 May 15 08:22 temp.ko.xz              </w:t>
      </w:r>
    </w:p>
    <w:p w14:paraId="0F090040"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 xml:space="preserve">-rw-r--r--    1 root     root          5384 May 11 08:05 hello.ko.xz  </w:t>
      </w:r>
    </w:p>
    <w:p w14:paraId="675B566A"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root@raspberrypi5:/#</w:t>
      </w:r>
    </w:p>
    <w:p w14:paraId="360EFF11" w14:textId="77777777" w:rsidR="00F74090" w:rsidRDefault="00000000">
      <w:r>
        <w:t xml:space="preserve">The directory in the root file system contains </w:t>
      </w:r>
      <w:r>
        <w:rPr>
          <w:rFonts w:ascii="Courier" w:hAnsi="Courier"/>
          <w:b/>
          <w:bCs/>
          <w:sz w:val="18"/>
          <w:szCs w:val="18"/>
        </w:rPr>
        <w:t>temp.ko.xz</w:t>
      </w:r>
      <w:r>
        <w:t>, which is the compressed kernel object that includes the binary code for the loadable kernel module.</w:t>
      </w:r>
    </w:p>
    <w:p w14:paraId="785C11DA" w14:textId="77777777" w:rsidR="00F74090" w:rsidRDefault="00F74090"/>
    <w:p w14:paraId="7F25E0DC" w14:textId="77777777" w:rsidR="00F74090" w:rsidRDefault="00000000">
      <w:r>
        <w:t>You can now insert the module into the kernel as follows:</w:t>
      </w:r>
    </w:p>
    <w:p w14:paraId="6B30641C" w14:textId="2290DA2D"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root@raspberrypi5:/# insmod /lib/modules/</w:t>
      </w:r>
      <w:r w:rsidR="000B5681" w:rsidRPr="000B5681">
        <w:rPr>
          <w:rFonts w:ascii="Helvetica" w:hAnsi="Helvetica" w:cs="Helvetica"/>
          <w:sz w:val="24"/>
          <w:szCs w:val="24"/>
          <w:lang w:val="en-GB" w:eastAsia="zh-CN"/>
        </w:rPr>
        <w:t xml:space="preserve"> </w:t>
      </w:r>
      <w:r w:rsidR="000B5681" w:rsidRPr="000B5681">
        <w:rPr>
          <w:rFonts w:ascii="Courier" w:hAnsi="Courier"/>
          <w:sz w:val="18"/>
          <w:szCs w:val="18"/>
          <w:lang w:val="en-GB"/>
        </w:rPr>
        <w:t>$(uname -r</w:t>
      </w:r>
      <w:r>
        <w:rPr>
          <w:rFonts w:ascii="Courier" w:hAnsi="Courier"/>
          <w:sz w:val="18"/>
          <w:szCs w:val="18"/>
        </w:rPr>
        <w:t>/kernel/drivers/my_mod/temp.ko.xz</w:t>
      </w:r>
    </w:p>
    <w:p w14:paraId="3A7D80AE"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 xml:space="preserve">[  143.363069] Loading temp_module                                           </w:t>
      </w:r>
    </w:p>
    <w:p w14:paraId="7BBE6C72"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t>The module should be loaded correctly; you can check this via the dmesg command.</w:t>
      </w:r>
    </w:p>
    <w:p w14:paraId="53535E6E" w14:textId="77777777" w:rsidR="00F74090" w:rsidRDefault="00000000">
      <w:r>
        <w:t xml:space="preserve">To test the module, you can read data from the installed </w:t>
      </w:r>
      <w:r>
        <w:rPr>
          <w:rFonts w:ascii="Courier New" w:hAnsi="Courier New" w:cs="Courier New"/>
        </w:rPr>
        <w:t>sysfs</w:t>
      </w:r>
      <w:r>
        <w:t xml:space="preserve"> file:</w:t>
      </w:r>
    </w:p>
    <w:p w14:paraId="405A75F5"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lastRenderedPageBreak/>
        <w:t>root@raspberrypi5:/# cat /sys/kernel/temp/value</w:t>
      </w:r>
    </w:p>
    <w:p w14:paraId="696C033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39</w:t>
      </w:r>
    </w:p>
    <w:p w14:paraId="6FC4D65B" w14:textId="77777777" w:rsidR="00F74090" w:rsidRDefault="00000000">
      <w:r>
        <w:t>This displays the temperature sensor value in degrees Celsius.</w:t>
      </w:r>
    </w:p>
    <w:p w14:paraId="6D605EC9" w14:textId="77777777" w:rsidR="00F74090" w:rsidRDefault="00000000">
      <w:r>
        <w:t xml:space="preserve">In this example, the virtual file system API is used to trigger the sensor reading, and </w:t>
      </w:r>
      <w:r>
        <w:rPr>
          <w:rFonts w:ascii="Courier New" w:hAnsi="Courier New" w:cs="Courier New"/>
        </w:rPr>
        <w:t>sysfs</w:t>
      </w:r>
      <w:r>
        <w:t xml:space="preserve"> is used to read the measured value.</w:t>
      </w:r>
    </w:p>
    <w:p w14:paraId="25213D48" w14:textId="77777777" w:rsidR="00F74090" w:rsidRDefault="00000000">
      <w:r>
        <w:t>To remove the module, do the following:</w:t>
      </w:r>
    </w:p>
    <w:p w14:paraId="0738BB2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root@raspberrypi5:/# rmmod temp</w:t>
      </w:r>
    </w:p>
    <w:p w14:paraId="26710317" w14:textId="77777777" w:rsidR="00F74090" w:rsidRDefault="00000000">
      <w:r>
        <w:t xml:space="preserve">After removing the module, you can verify that the </w:t>
      </w:r>
      <w:r>
        <w:rPr>
          <w:rFonts w:ascii="Courier" w:hAnsi="Courier"/>
        </w:rPr>
        <w:t>temp</w:t>
      </w:r>
      <w:r>
        <w:t xml:space="preserve"> directory is no longer available in </w:t>
      </w:r>
      <w:r>
        <w:rPr>
          <w:rFonts w:ascii="Courier" w:hAnsi="Courier"/>
        </w:rPr>
        <w:t>/sys/kernel</w:t>
      </w:r>
      <w:r>
        <w:t>.</w:t>
      </w:r>
    </w:p>
    <w:p w14:paraId="5890521C" w14:textId="77777777" w:rsidR="00F74090" w:rsidRDefault="00F74090"/>
    <w:p w14:paraId="33AAE453" w14:textId="77777777" w:rsidR="00F74090" w:rsidRDefault="00000000">
      <w:pPr>
        <w:pStyle w:val="Heading2"/>
        <w:rPr>
          <w:sz w:val="21"/>
          <w:szCs w:val="21"/>
        </w:rPr>
      </w:pPr>
      <w:r>
        <w:rPr>
          <w:sz w:val="21"/>
          <w:szCs w:val="21"/>
        </w:rPr>
        <w:t>ADDING AN AI MODEL</w:t>
      </w:r>
    </w:p>
    <w:p w14:paraId="3E060A10" w14:textId="77777777" w:rsidR="00F74090" w:rsidRDefault="00000000">
      <w:r>
        <w:t xml:space="preserve">The next step is to integrate this sensor module with AI. We will use a local model so that it can be deployed without requiring constant access to the cloud. A local model also helps avoid accumulating expensive API costs. </w:t>
      </w:r>
    </w:p>
    <w:p w14:paraId="08BCCD5A" w14:textId="77777777" w:rsidR="00F74090" w:rsidRDefault="00000000">
      <w:r>
        <w:t>First, we will add a custom layer to our Yocto build as follows:</w:t>
      </w:r>
    </w:p>
    <w:p w14:paraId="4E1E9863"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cd ~/raspberrypi5/sources/</w:t>
      </w:r>
    </w:p>
    <w:p w14:paraId="06C8EBA1"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mkdir -p meta-llama/recipes-llm/llama-cpp/</w:t>
      </w:r>
    </w:p>
    <w:p w14:paraId="650434E9"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cd meta-llama/recipes-llm/llama-cpp/</w:t>
      </w:r>
    </w:p>
    <w:p w14:paraId="6D6EBC0A" w14:textId="77777777" w:rsidR="00F74090" w:rsidRDefault="00000000">
      <w:r>
        <w:t xml:space="preserve">In this newly created folder, add the following content to a new bitbake recipe file called </w:t>
      </w:r>
      <w:r>
        <w:rPr>
          <w:rFonts w:ascii="Courier New" w:hAnsi="Courier New" w:cs="Courier New"/>
        </w:rPr>
        <w:t>llama-cpp.bb</w:t>
      </w:r>
    </w:p>
    <w:tbl>
      <w:tblPr>
        <w:tblW w:w="9576" w:type="dxa"/>
        <w:tblLayout w:type="fixed"/>
        <w:tblLook w:val="0000" w:firstRow="0" w:lastRow="0" w:firstColumn="0" w:lastColumn="0" w:noHBand="0" w:noVBand="0"/>
      </w:tblPr>
      <w:tblGrid>
        <w:gridCol w:w="504"/>
        <w:gridCol w:w="9072"/>
      </w:tblGrid>
      <w:tr w:rsidR="00F74090" w14:paraId="0975B6F6" w14:textId="77777777">
        <w:trPr>
          <w:trHeight w:val="300"/>
        </w:trPr>
        <w:tc>
          <w:tcPr>
            <w:tcW w:w="504" w:type="dxa"/>
            <w:tcBorders>
              <w:top w:val="single" w:sz="8" w:space="0" w:color="C0504D"/>
              <w:bottom w:val="single" w:sz="8" w:space="0" w:color="C0504D"/>
            </w:tcBorders>
          </w:tcPr>
          <w:p w14:paraId="4C30ACF7"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0:</w:t>
            </w:r>
          </w:p>
          <w:p w14:paraId="026857C6"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w:t>
            </w:r>
            <w:r>
              <w:rPr>
                <w:rFonts w:ascii="Courier" w:hAnsi="Courier"/>
                <w:b/>
                <w:bCs/>
                <w:color w:val="933634"/>
                <w:sz w:val="16"/>
                <w:szCs w:val="16"/>
              </w:rPr>
              <w:fldChar w:fldCharType="end"/>
            </w:r>
            <w:r>
              <w:rPr>
                <w:rFonts w:ascii="Courier" w:hAnsi="Courier"/>
                <w:color w:val="933634"/>
                <w:sz w:val="16"/>
                <w:szCs w:val="16"/>
              </w:rPr>
              <w:t>:</w:t>
            </w:r>
          </w:p>
          <w:p w14:paraId="77FC0AD0" w14:textId="77777777" w:rsidR="00F74090" w:rsidRDefault="00F74090">
            <w:pPr>
              <w:spacing w:before="0" w:after="0" w:line="240" w:lineRule="auto"/>
              <w:jc w:val="right"/>
              <w:rPr>
                <w:rFonts w:ascii="Courier" w:hAnsi="Courier"/>
                <w:color w:val="933634"/>
                <w:sz w:val="16"/>
                <w:szCs w:val="16"/>
              </w:rPr>
            </w:pPr>
          </w:p>
          <w:p w14:paraId="1B37BD23"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2</w:t>
            </w:r>
            <w:r>
              <w:rPr>
                <w:rFonts w:ascii="Courier" w:hAnsi="Courier"/>
                <w:b/>
                <w:bCs/>
                <w:color w:val="933634"/>
                <w:sz w:val="16"/>
                <w:szCs w:val="16"/>
              </w:rPr>
              <w:fldChar w:fldCharType="end"/>
            </w:r>
            <w:r>
              <w:rPr>
                <w:rFonts w:ascii="Courier" w:hAnsi="Courier"/>
                <w:color w:val="933634"/>
                <w:sz w:val="16"/>
                <w:szCs w:val="16"/>
              </w:rPr>
              <w:t>:</w:t>
            </w:r>
          </w:p>
          <w:p w14:paraId="445F9D97"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3</w:t>
            </w:r>
            <w:r>
              <w:rPr>
                <w:rFonts w:ascii="Courier" w:hAnsi="Courier"/>
                <w:b/>
                <w:bCs/>
                <w:color w:val="933634"/>
                <w:sz w:val="16"/>
                <w:szCs w:val="16"/>
              </w:rPr>
              <w:fldChar w:fldCharType="end"/>
            </w:r>
            <w:r>
              <w:rPr>
                <w:rFonts w:ascii="Courier" w:hAnsi="Courier"/>
                <w:color w:val="933634"/>
                <w:sz w:val="16"/>
                <w:szCs w:val="16"/>
              </w:rPr>
              <w:t>:</w:t>
            </w:r>
          </w:p>
          <w:p w14:paraId="232D7456"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4</w:t>
            </w:r>
            <w:r>
              <w:rPr>
                <w:rFonts w:ascii="Courier" w:hAnsi="Courier"/>
                <w:b/>
                <w:bCs/>
                <w:color w:val="933634"/>
                <w:sz w:val="16"/>
                <w:szCs w:val="16"/>
              </w:rPr>
              <w:fldChar w:fldCharType="end"/>
            </w:r>
            <w:r>
              <w:rPr>
                <w:rFonts w:ascii="Courier" w:hAnsi="Courier"/>
                <w:color w:val="933634"/>
                <w:sz w:val="16"/>
                <w:szCs w:val="16"/>
              </w:rPr>
              <w:t>:</w:t>
            </w:r>
          </w:p>
          <w:p w14:paraId="21D4CFDA"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5</w:t>
            </w:r>
            <w:r>
              <w:rPr>
                <w:rFonts w:ascii="Courier" w:hAnsi="Courier"/>
                <w:b/>
                <w:bCs/>
                <w:color w:val="933634"/>
                <w:sz w:val="16"/>
                <w:szCs w:val="16"/>
              </w:rPr>
              <w:fldChar w:fldCharType="end"/>
            </w:r>
            <w:r>
              <w:rPr>
                <w:rFonts w:ascii="Courier" w:hAnsi="Courier"/>
                <w:color w:val="933634"/>
                <w:sz w:val="16"/>
                <w:szCs w:val="16"/>
              </w:rPr>
              <w:t>:</w:t>
            </w:r>
          </w:p>
          <w:p w14:paraId="7C36920B"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6</w:t>
            </w:r>
            <w:r>
              <w:rPr>
                <w:rFonts w:ascii="Courier" w:hAnsi="Courier"/>
                <w:b/>
                <w:bCs/>
                <w:color w:val="933634"/>
                <w:sz w:val="16"/>
                <w:szCs w:val="16"/>
              </w:rPr>
              <w:fldChar w:fldCharType="end"/>
            </w:r>
            <w:r>
              <w:rPr>
                <w:rFonts w:ascii="Courier" w:hAnsi="Courier"/>
                <w:color w:val="933634"/>
                <w:sz w:val="16"/>
                <w:szCs w:val="16"/>
              </w:rPr>
              <w:t>:</w:t>
            </w:r>
          </w:p>
          <w:p w14:paraId="548DA482"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7</w:t>
            </w:r>
            <w:r>
              <w:rPr>
                <w:rFonts w:ascii="Courier" w:hAnsi="Courier"/>
                <w:b/>
                <w:bCs/>
                <w:color w:val="933634"/>
                <w:sz w:val="16"/>
                <w:szCs w:val="16"/>
              </w:rPr>
              <w:fldChar w:fldCharType="end"/>
            </w:r>
            <w:r>
              <w:rPr>
                <w:rFonts w:ascii="Courier" w:hAnsi="Courier"/>
                <w:color w:val="933634"/>
                <w:sz w:val="16"/>
                <w:szCs w:val="16"/>
              </w:rPr>
              <w:t>:</w:t>
            </w:r>
          </w:p>
          <w:p w14:paraId="58ECFA73"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8</w:t>
            </w:r>
            <w:r>
              <w:rPr>
                <w:rFonts w:ascii="Courier" w:hAnsi="Courier"/>
                <w:b/>
                <w:bCs/>
                <w:color w:val="933634"/>
                <w:sz w:val="16"/>
                <w:szCs w:val="16"/>
              </w:rPr>
              <w:fldChar w:fldCharType="end"/>
            </w:r>
            <w:r>
              <w:rPr>
                <w:rFonts w:ascii="Courier" w:hAnsi="Courier"/>
                <w:color w:val="933634"/>
                <w:sz w:val="16"/>
                <w:szCs w:val="16"/>
              </w:rPr>
              <w:t>:</w:t>
            </w:r>
          </w:p>
          <w:p w14:paraId="1650E4D9"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9</w:t>
            </w:r>
            <w:r>
              <w:rPr>
                <w:rFonts w:ascii="Courier" w:hAnsi="Courier"/>
                <w:b/>
                <w:bCs/>
                <w:color w:val="933634"/>
                <w:sz w:val="16"/>
                <w:szCs w:val="16"/>
              </w:rPr>
              <w:fldChar w:fldCharType="end"/>
            </w:r>
            <w:r>
              <w:rPr>
                <w:rFonts w:ascii="Courier" w:hAnsi="Courier"/>
                <w:color w:val="933634"/>
                <w:sz w:val="16"/>
                <w:szCs w:val="16"/>
              </w:rPr>
              <w:t>:</w:t>
            </w:r>
          </w:p>
          <w:p w14:paraId="38680EDB"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10</w:t>
            </w:r>
            <w:r>
              <w:rPr>
                <w:rFonts w:ascii="Courier" w:hAnsi="Courier"/>
                <w:b/>
                <w:bCs/>
                <w:color w:val="933634"/>
                <w:sz w:val="16"/>
                <w:szCs w:val="16"/>
              </w:rPr>
              <w:fldChar w:fldCharType="end"/>
            </w:r>
            <w:r>
              <w:rPr>
                <w:rFonts w:ascii="Courier" w:hAnsi="Courier"/>
                <w:color w:val="933634"/>
                <w:sz w:val="16"/>
                <w:szCs w:val="16"/>
              </w:rPr>
              <w:t>:</w:t>
            </w:r>
          </w:p>
          <w:p w14:paraId="0B0EBFFA"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11</w:t>
            </w:r>
            <w:r>
              <w:rPr>
                <w:rFonts w:ascii="Courier" w:hAnsi="Courier"/>
                <w:b/>
                <w:bCs/>
                <w:color w:val="933634"/>
                <w:sz w:val="16"/>
                <w:szCs w:val="16"/>
              </w:rPr>
              <w:fldChar w:fldCharType="end"/>
            </w:r>
            <w:r>
              <w:rPr>
                <w:rFonts w:ascii="Courier" w:hAnsi="Courier"/>
                <w:color w:val="933634"/>
                <w:sz w:val="16"/>
                <w:szCs w:val="16"/>
              </w:rPr>
              <w:t>:</w:t>
            </w:r>
          </w:p>
          <w:p w14:paraId="4FE79A2F"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12</w:t>
            </w:r>
            <w:r>
              <w:rPr>
                <w:rFonts w:ascii="Courier" w:hAnsi="Courier"/>
                <w:b/>
                <w:bCs/>
                <w:color w:val="933634"/>
                <w:sz w:val="16"/>
                <w:szCs w:val="16"/>
              </w:rPr>
              <w:fldChar w:fldCharType="end"/>
            </w:r>
            <w:r>
              <w:rPr>
                <w:rFonts w:ascii="Courier" w:hAnsi="Courier"/>
                <w:color w:val="933634"/>
                <w:sz w:val="16"/>
                <w:szCs w:val="16"/>
              </w:rPr>
              <w:t>:</w:t>
            </w:r>
          </w:p>
          <w:p w14:paraId="0312D80B"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13</w:t>
            </w:r>
            <w:r>
              <w:rPr>
                <w:rFonts w:ascii="Courier" w:hAnsi="Courier"/>
                <w:b/>
                <w:bCs/>
                <w:color w:val="933634"/>
                <w:sz w:val="16"/>
                <w:szCs w:val="16"/>
              </w:rPr>
              <w:fldChar w:fldCharType="end"/>
            </w:r>
            <w:r>
              <w:rPr>
                <w:rFonts w:ascii="Courier" w:hAnsi="Courier"/>
                <w:color w:val="933634"/>
                <w:sz w:val="16"/>
                <w:szCs w:val="16"/>
              </w:rPr>
              <w:t>:</w:t>
            </w:r>
          </w:p>
          <w:p w14:paraId="04F6BEBE"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14:</w:t>
            </w:r>
          </w:p>
          <w:p w14:paraId="090040F7"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15:</w:t>
            </w:r>
          </w:p>
          <w:p w14:paraId="69C90835"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16:</w:t>
            </w:r>
          </w:p>
          <w:p w14:paraId="604CD294"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17:</w:t>
            </w:r>
          </w:p>
          <w:p w14:paraId="7E377305"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18:</w:t>
            </w:r>
          </w:p>
          <w:p w14:paraId="30447F4D"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19:</w:t>
            </w:r>
          </w:p>
          <w:p w14:paraId="4ED489CF"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20:</w:t>
            </w:r>
          </w:p>
          <w:p w14:paraId="4AB7A610"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lastRenderedPageBreak/>
              <w:t>21:</w:t>
            </w:r>
          </w:p>
          <w:p w14:paraId="026A81D1"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22:</w:t>
            </w:r>
          </w:p>
          <w:p w14:paraId="4B02E5C6"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23:</w:t>
            </w:r>
          </w:p>
          <w:p w14:paraId="4935B546"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24:</w:t>
            </w:r>
          </w:p>
          <w:p w14:paraId="2C780ED4"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25:</w:t>
            </w:r>
          </w:p>
          <w:p w14:paraId="14DDB109"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26:</w:t>
            </w:r>
          </w:p>
          <w:p w14:paraId="17DD6DD4"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27:</w:t>
            </w:r>
          </w:p>
          <w:p w14:paraId="24CB2367"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28:</w:t>
            </w:r>
          </w:p>
          <w:p w14:paraId="2019E18A"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29:</w:t>
            </w:r>
          </w:p>
          <w:p w14:paraId="1BEE2AAD"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30:</w:t>
            </w:r>
          </w:p>
          <w:p w14:paraId="1AE7E386"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31:</w:t>
            </w:r>
          </w:p>
          <w:p w14:paraId="4D1059C1"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32:</w:t>
            </w:r>
          </w:p>
          <w:p w14:paraId="0750254C"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33:</w:t>
            </w:r>
          </w:p>
          <w:p w14:paraId="28B38278"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34:</w:t>
            </w:r>
          </w:p>
          <w:p w14:paraId="09A0EF5E"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35:</w:t>
            </w:r>
          </w:p>
          <w:p w14:paraId="7E0B9E58"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36:</w:t>
            </w:r>
          </w:p>
          <w:p w14:paraId="1EC694D3"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37:</w:t>
            </w:r>
          </w:p>
          <w:p w14:paraId="43482A0F"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38:</w:t>
            </w:r>
          </w:p>
          <w:p w14:paraId="42825F42"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39:</w:t>
            </w:r>
          </w:p>
          <w:p w14:paraId="1E8D50B4"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40:</w:t>
            </w:r>
          </w:p>
        </w:tc>
        <w:tc>
          <w:tcPr>
            <w:tcW w:w="9071" w:type="dxa"/>
            <w:tcBorders>
              <w:top w:val="single" w:sz="8" w:space="0" w:color="C0504D"/>
              <w:bottom w:val="single" w:sz="8" w:space="0" w:color="C0504D"/>
            </w:tcBorders>
          </w:tcPr>
          <w:p w14:paraId="2E5DC82F"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lastRenderedPageBreak/>
              <w:t>SUMMARY = "llama.cpp - LLM inference engine for local models"</w:t>
            </w:r>
          </w:p>
          <w:p w14:paraId="5ED56ECA"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DESCRIPTION = "llama.cpp is a C++ implementation of inference for LLaMA and other models in GGUF format"</w:t>
            </w:r>
          </w:p>
          <w:p w14:paraId="3D0832AB"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HOMEPAGE = "https://github.com/ggml-org/llama.cpp"</w:t>
            </w:r>
          </w:p>
          <w:p w14:paraId="7E8CAA8D"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LICENSE = "MIT"</w:t>
            </w:r>
          </w:p>
          <w:p w14:paraId="7577DAA8"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LIC_FILES_CHKSUM = "file://LICENSE;md5=3b83ef96387f14655fc854ddc3c6bd57"</w:t>
            </w:r>
          </w:p>
          <w:p w14:paraId="120C4D67"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7D023152"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SRCREV = "360d6533db39e11577afe9b0aece20c6b5ddaf1f"</w:t>
            </w:r>
          </w:p>
          <w:p w14:paraId="582B0CE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SRC_URI = " \</w:t>
            </w:r>
          </w:p>
          <w:p w14:paraId="0699D168"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git://github.com/ggml-org/llama.cpp.git;branch=master;protocol=https \</w:t>
            </w:r>
          </w:p>
          <w:p w14:paraId="5603491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w:t>
            </w:r>
          </w:p>
          <w:p w14:paraId="5716D330"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21B0B341"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S = "${WORKDIR}/git"</w:t>
            </w:r>
          </w:p>
          <w:p w14:paraId="12D97DC9"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3CBB5233"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DEPENDS = "cmake"</w:t>
            </w:r>
          </w:p>
          <w:p w14:paraId="794D419F"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23DB5B76"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inherit cmake</w:t>
            </w:r>
          </w:p>
          <w:p w14:paraId="31508A85"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79DEE32F"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FILES:${PN} += "${bindir}/llama-cli"</w:t>
            </w:r>
          </w:p>
          <w:p w14:paraId="76BE7E3A"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FILES:${PN} += " \</w:t>
            </w:r>
          </w:p>
          <w:p w14:paraId="04FD7687"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${libdir}/libggml-base.so \</w:t>
            </w:r>
          </w:p>
          <w:p w14:paraId="0AB8CB79"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${libdir}/libggml-cpu.so \</w:t>
            </w:r>
          </w:p>
          <w:p w14:paraId="6E629DCC"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${libdir}/libggml.so \</w:t>
            </w:r>
          </w:p>
          <w:p w14:paraId="584C87D4"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${libdir}/libmtmd.so \</w:t>
            </w:r>
          </w:p>
          <w:p w14:paraId="0B03BF7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${libdir}/libllama.so \</w:t>
            </w:r>
          </w:p>
          <w:p w14:paraId="29D3E2FC"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${libdir}/libggml-cpu.so \</w:t>
            </w:r>
          </w:p>
          <w:p w14:paraId="40B7B956"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w:t>
            </w:r>
          </w:p>
          <w:p w14:paraId="634DDF46"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3D7B61C3"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INSANE_SKIP:${PN} += "buildpaths already-stripped dev-deps"</w:t>
            </w:r>
          </w:p>
          <w:p w14:paraId="41624DCE"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INSANE_SKIP:${PN}-dev += "dev-elf"</w:t>
            </w:r>
          </w:p>
          <w:p w14:paraId="734FBB1D"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54CA3B39"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do_install() {</w:t>
            </w:r>
          </w:p>
          <w:p w14:paraId="6D4EE4ED"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-d ${D}${bindir}</w:t>
            </w:r>
          </w:p>
          <w:p w14:paraId="06B15588"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lastRenderedPageBreak/>
              <w:t xml:space="preserve">    install -d ${D}${libdir}</w:t>
            </w:r>
          </w:p>
          <w:p w14:paraId="5C2AF86E"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w:t>
            </w:r>
          </w:p>
          <w:p w14:paraId="77896C6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-m 0755 ${B}/bin/llama-cli ${D}${bindir}/llama-cli</w:t>
            </w:r>
          </w:p>
          <w:p w14:paraId="6E0F8599"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-m 0644 ${B}/bin/libllama.so ${D}${libdir}/libllama.so</w:t>
            </w:r>
          </w:p>
          <w:p w14:paraId="64853FFB"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-m 0644 ${B}/bin/libggml.so ${D}${libdir}/libggml.so</w:t>
            </w:r>
          </w:p>
          <w:p w14:paraId="66F474B2"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-m 0644 ${B}/bin/libggml-base.so ${D}${libdir}/libggml-base.so</w:t>
            </w:r>
          </w:p>
          <w:p w14:paraId="4B2DBBD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-m 0644 ${B}/bin/libggml-cpu.so ${D}${libdir}/libggml-cpu.so</w:t>
            </w:r>
          </w:p>
          <w:p w14:paraId="348AEAA9"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w:t>
            </w:r>
          </w:p>
          <w:p w14:paraId="505935E7"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w:t>
            </w:r>
            <w:bookmarkStart w:id="4" w:name="OLE_LINK19"/>
            <w:bookmarkEnd w:id="4"/>
          </w:p>
        </w:tc>
      </w:tr>
    </w:tbl>
    <w:p w14:paraId="03F8BF42" w14:textId="77777777" w:rsidR="00F74090" w:rsidRDefault="00000000">
      <w:r>
        <w:lastRenderedPageBreak/>
        <w:t xml:space="preserve">This recipe specifies how to build </w:t>
      </w:r>
      <w:r>
        <w:rPr>
          <w:b/>
          <w:bCs/>
        </w:rPr>
        <w:t>llama.cpp</w:t>
      </w:r>
      <w:r>
        <w:t xml:space="preserve"> from its Git repository source.</w:t>
      </w:r>
    </w:p>
    <w:p w14:paraId="78CDE9D1" w14:textId="77777777" w:rsidR="00F74090" w:rsidRDefault="00000000">
      <w:r>
        <w:t xml:space="preserve">We also need to add a configuration file for the </w:t>
      </w:r>
      <w:r>
        <w:rPr>
          <w:b/>
          <w:bCs/>
        </w:rPr>
        <w:t>meta-llama</w:t>
      </w:r>
      <w:r>
        <w:t xml:space="preserve"> layer. In the </w:t>
      </w:r>
      <w:r>
        <w:rPr>
          <w:rFonts w:ascii="Courier New" w:hAnsi="Courier New" w:cs="Courier New"/>
        </w:rPr>
        <w:t>sources/meta-llama/conf</w:t>
      </w:r>
      <w:r>
        <w:t xml:space="preserve"> directory, add the following content to a file named </w:t>
      </w:r>
      <w:r>
        <w:rPr>
          <w:b/>
          <w:bCs/>
        </w:rPr>
        <w:t>layer.conf</w:t>
      </w:r>
      <w:r>
        <w:t>:</w:t>
      </w:r>
    </w:p>
    <w:tbl>
      <w:tblPr>
        <w:tblW w:w="9576" w:type="dxa"/>
        <w:tblLayout w:type="fixed"/>
        <w:tblLook w:val="0000" w:firstRow="0" w:lastRow="0" w:firstColumn="0" w:lastColumn="0" w:noHBand="0" w:noVBand="0"/>
      </w:tblPr>
      <w:tblGrid>
        <w:gridCol w:w="504"/>
        <w:gridCol w:w="9072"/>
      </w:tblGrid>
      <w:tr w:rsidR="00F74090" w14:paraId="728E90DD" w14:textId="77777777">
        <w:trPr>
          <w:trHeight w:val="300"/>
        </w:trPr>
        <w:tc>
          <w:tcPr>
            <w:tcW w:w="504" w:type="dxa"/>
            <w:tcBorders>
              <w:top w:val="single" w:sz="8" w:space="0" w:color="C0504D"/>
              <w:bottom w:val="single" w:sz="8" w:space="0" w:color="C0504D"/>
            </w:tcBorders>
          </w:tcPr>
          <w:p w14:paraId="0E8FE287"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0:</w:t>
            </w:r>
          </w:p>
          <w:p w14:paraId="40F2023A"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w:t>
            </w:r>
            <w:r>
              <w:rPr>
                <w:rFonts w:ascii="Courier" w:hAnsi="Courier"/>
                <w:b/>
                <w:bCs/>
                <w:color w:val="933634"/>
                <w:sz w:val="16"/>
                <w:szCs w:val="16"/>
              </w:rPr>
              <w:fldChar w:fldCharType="end"/>
            </w:r>
            <w:r>
              <w:rPr>
                <w:rFonts w:ascii="Courier" w:hAnsi="Courier"/>
                <w:color w:val="933634"/>
                <w:sz w:val="16"/>
                <w:szCs w:val="16"/>
              </w:rPr>
              <w:t>:</w:t>
            </w:r>
          </w:p>
          <w:p w14:paraId="1F4C32DB" w14:textId="77777777" w:rsidR="00F74090" w:rsidRDefault="00F74090">
            <w:pPr>
              <w:spacing w:before="0" w:after="0" w:line="240" w:lineRule="auto"/>
              <w:jc w:val="right"/>
              <w:rPr>
                <w:rFonts w:ascii="Courier" w:hAnsi="Courier"/>
                <w:color w:val="933634"/>
                <w:sz w:val="16"/>
                <w:szCs w:val="16"/>
              </w:rPr>
            </w:pPr>
          </w:p>
          <w:p w14:paraId="4947AF7C"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2</w:t>
            </w:r>
            <w:r>
              <w:rPr>
                <w:rFonts w:ascii="Courier" w:hAnsi="Courier"/>
                <w:b/>
                <w:bCs/>
                <w:color w:val="933634"/>
                <w:sz w:val="16"/>
                <w:szCs w:val="16"/>
              </w:rPr>
              <w:fldChar w:fldCharType="end"/>
            </w:r>
            <w:r>
              <w:rPr>
                <w:rFonts w:ascii="Courier" w:hAnsi="Courier"/>
                <w:color w:val="933634"/>
                <w:sz w:val="16"/>
                <w:szCs w:val="16"/>
              </w:rPr>
              <w:t>:</w:t>
            </w:r>
          </w:p>
          <w:p w14:paraId="5E23FD2A"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3</w:t>
            </w:r>
            <w:r>
              <w:rPr>
                <w:rFonts w:ascii="Courier" w:hAnsi="Courier"/>
                <w:b/>
                <w:bCs/>
                <w:color w:val="933634"/>
                <w:sz w:val="16"/>
                <w:szCs w:val="16"/>
              </w:rPr>
              <w:fldChar w:fldCharType="end"/>
            </w:r>
            <w:r>
              <w:rPr>
                <w:rFonts w:ascii="Courier" w:hAnsi="Courier"/>
                <w:color w:val="933634"/>
                <w:sz w:val="16"/>
                <w:szCs w:val="16"/>
              </w:rPr>
              <w:t>:</w:t>
            </w:r>
          </w:p>
          <w:p w14:paraId="25B41B49"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4</w:t>
            </w:r>
            <w:r>
              <w:rPr>
                <w:rFonts w:ascii="Courier" w:hAnsi="Courier"/>
                <w:b/>
                <w:bCs/>
                <w:color w:val="933634"/>
                <w:sz w:val="16"/>
                <w:szCs w:val="16"/>
              </w:rPr>
              <w:fldChar w:fldCharType="end"/>
            </w:r>
            <w:r>
              <w:rPr>
                <w:rFonts w:ascii="Courier" w:hAnsi="Courier"/>
                <w:color w:val="933634"/>
                <w:sz w:val="16"/>
                <w:szCs w:val="16"/>
              </w:rPr>
              <w:t>:</w:t>
            </w:r>
          </w:p>
          <w:p w14:paraId="09878FFF"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5</w:t>
            </w:r>
            <w:r>
              <w:rPr>
                <w:rFonts w:ascii="Courier" w:hAnsi="Courier"/>
                <w:b/>
                <w:bCs/>
                <w:color w:val="933634"/>
                <w:sz w:val="16"/>
                <w:szCs w:val="16"/>
              </w:rPr>
              <w:fldChar w:fldCharType="end"/>
            </w:r>
            <w:r>
              <w:rPr>
                <w:rFonts w:ascii="Courier" w:hAnsi="Courier"/>
                <w:color w:val="933634"/>
                <w:sz w:val="16"/>
                <w:szCs w:val="16"/>
              </w:rPr>
              <w:t>:</w:t>
            </w:r>
          </w:p>
          <w:p w14:paraId="30ABE043"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6</w:t>
            </w:r>
            <w:r>
              <w:rPr>
                <w:rFonts w:ascii="Courier" w:hAnsi="Courier"/>
                <w:b/>
                <w:bCs/>
                <w:color w:val="933634"/>
                <w:sz w:val="16"/>
                <w:szCs w:val="16"/>
              </w:rPr>
              <w:fldChar w:fldCharType="end"/>
            </w:r>
            <w:r>
              <w:rPr>
                <w:rFonts w:ascii="Courier" w:hAnsi="Courier"/>
                <w:color w:val="933634"/>
                <w:sz w:val="16"/>
                <w:szCs w:val="16"/>
              </w:rPr>
              <w:t>:</w:t>
            </w:r>
          </w:p>
          <w:p w14:paraId="4CC72DC6"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7</w:t>
            </w:r>
            <w:r>
              <w:rPr>
                <w:rFonts w:ascii="Courier" w:hAnsi="Courier"/>
                <w:b/>
                <w:bCs/>
                <w:color w:val="933634"/>
                <w:sz w:val="16"/>
                <w:szCs w:val="16"/>
              </w:rPr>
              <w:fldChar w:fldCharType="end"/>
            </w:r>
            <w:r>
              <w:rPr>
                <w:rFonts w:ascii="Courier" w:hAnsi="Courier"/>
                <w:color w:val="933634"/>
                <w:sz w:val="16"/>
                <w:szCs w:val="16"/>
              </w:rPr>
              <w:t>:</w:t>
            </w:r>
          </w:p>
          <w:p w14:paraId="1033F10E"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8</w:t>
            </w:r>
            <w:r>
              <w:rPr>
                <w:rFonts w:ascii="Courier" w:hAnsi="Courier"/>
                <w:b/>
                <w:bCs/>
                <w:color w:val="933634"/>
                <w:sz w:val="16"/>
                <w:szCs w:val="16"/>
              </w:rPr>
              <w:fldChar w:fldCharType="end"/>
            </w:r>
            <w:r>
              <w:rPr>
                <w:rFonts w:ascii="Courier" w:hAnsi="Courier"/>
                <w:color w:val="933634"/>
                <w:sz w:val="16"/>
                <w:szCs w:val="16"/>
              </w:rPr>
              <w:t>:</w:t>
            </w:r>
          </w:p>
          <w:p w14:paraId="33B35DAF"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9</w:t>
            </w:r>
            <w:r>
              <w:rPr>
                <w:rFonts w:ascii="Courier" w:hAnsi="Courier"/>
                <w:b/>
                <w:bCs/>
                <w:color w:val="933634"/>
                <w:sz w:val="16"/>
                <w:szCs w:val="16"/>
              </w:rPr>
              <w:fldChar w:fldCharType="end"/>
            </w:r>
            <w:r>
              <w:rPr>
                <w:rFonts w:ascii="Courier" w:hAnsi="Courier"/>
                <w:color w:val="933634"/>
                <w:sz w:val="16"/>
                <w:szCs w:val="16"/>
              </w:rPr>
              <w:t>:</w:t>
            </w:r>
          </w:p>
          <w:p w14:paraId="031DD3E0"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10</w:t>
            </w:r>
            <w:r>
              <w:rPr>
                <w:rFonts w:ascii="Courier" w:hAnsi="Courier"/>
                <w:b/>
                <w:bCs/>
                <w:color w:val="933634"/>
                <w:sz w:val="16"/>
                <w:szCs w:val="16"/>
              </w:rPr>
              <w:fldChar w:fldCharType="end"/>
            </w:r>
            <w:r>
              <w:rPr>
                <w:rFonts w:ascii="Courier" w:hAnsi="Courier"/>
                <w:color w:val="933634"/>
                <w:sz w:val="16"/>
                <w:szCs w:val="16"/>
              </w:rPr>
              <w:t>:</w:t>
            </w:r>
          </w:p>
          <w:p w14:paraId="2A55EEED" w14:textId="77777777" w:rsidR="00F74090" w:rsidRDefault="00F74090">
            <w:pPr>
              <w:spacing w:before="0" w:after="0" w:line="240" w:lineRule="auto"/>
              <w:jc w:val="right"/>
              <w:rPr>
                <w:rFonts w:ascii="Courier" w:hAnsi="Courier"/>
                <w:color w:val="933634"/>
                <w:sz w:val="16"/>
                <w:szCs w:val="16"/>
              </w:rPr>
            </w:pPr>
          </w:p>
        </w:tc>
        <w:tc>
          <w:tcPr>
            <w:tcW w:w="9071" w:type="dxa"/>
            <w:tcBorders>
              <w:top w:val="single" w:sz="8" w:space="0" w:color="C0504D"/>
              <w:bottom w:val="single" w:sz="8" w:space="0" w:color="C0504D"/>
            </w:tcBorders>
          </w:tcPr>
          <w:p w14:paraId="3DBBB691"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We have a conf and classes directory, add to BBPATH</w:t>
            </w:r>
          </w:p>
          <w:p w14:paraId="6557B98E"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BBPATH .= ":${LAYERDIR}"</w:t>
            </w:r>
          </w:p>
          <w:p w14:paraId="71767777"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68D20C3C"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We have recipes-* directories, add to BBFILES</w:t>
            </w:r>
          </w:p>
          <w:p w14:paraId="5D2C4B5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BBFILES += "${LAYERDIR}/recipes-*/*/*.bb \</w:t>
            </w:r>
          </w:p>
          <w:p w14:paraId="07521D06"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${LAYERDIR}/recipes-*/*/*.bbappend"</w:t>
            </w:r>
          </w:p>
          <w:p w14:paraId="7430244D"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75ED95DB"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BBFILE_COLLECTIONS += "llama"</w:t>
            </w:r>
          </w:p>
          <w:p w14:paraId="369AE46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BBFILE_PATTERN_llama = "^${LAYERDIR}/"</w:t>
            </w:r>
          </w:p>
          <w:p w14:paraId="6F380D6A"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BBFILE_PRIORITY_llama = "5"</w:t>
            </w:r>
          </w:p>
          <w:p w14:paraId="546793D7"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LAYERVERSION_llama = "4"</w:t>
            </w:r>
          </w:p>
          <w:p w14:paraId="249F945F"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LAYERSERIES_COMPAT_llama = "scarthgap"</w:t>
            </w:r>
          </w:p>
          <w:p w14:paraId="190BBE41"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bookmarkStart w:id="5" w:name="OLE_LINK20"/>
            <w:bookmarkEnd w:id="5"/>
          </w:p>
        </w:tc>
      </w:tr>
    </w:tbl>
    <w:p w14:paraId="6258528A" w14:textId="77777777" w:rsidR="00F74090" w:rsidRDefault="00F74090"/>
    <w:p w14:paraId="71635351" w14:textId="77777777" w:rsidR="00F74090" w:rsidRDefault="00000000">
      <w:r>
        <w:t>Now we can add this layer to our configuration by running the following command:</w:t>
      </w:r>
    </w:p>
    <w:p w14:paraId="0A804CCE"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lastRenderedPageBreak/>
        <w:t>cd ~/raspberrypi5/rpi-build</w:t>
      </w:r>
    </w:p>
    <w:p w14:paraId="770F3068"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bitbake-layers add-layer ../sources/meta-llama</w:t>
      </w:r>
    </w:p>
    <w:p w14:paraId="390D50ED" w14:textId="7CF9BBEB" w:rsidR="00672207" w:rsidRDefault="63AD1DBC">
      <w:r>
        <w:t>You</w:t>
      </w:r>
      <w:r w:rsidR="00672207">
        <w:t xml:space="preserve"> can check the inserted layer with </w:t>
      </w:r>
      <w:r w:rsidR="28F3A115">
        <w:t xml:space="preserve">the </w:t>
      </w:r>
      <w:r w:rsidR="00672207">
        <w:t>following command</w:t>
      </w:r>
      <w:r w:rsidR="40006687">
        <w:t>:</w:t>
      </w:r>
    </w:p>
    <w:p w14:paraId="22EE7424" w14:textId="77777777" w:rsidR="00672207" w:rsidRDefault="00672207" w:rsidP="00672207">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cd ~/raspberrypi5/rpi-build</w:t>
      </w:r>
    </w:p>
    <w:p w14:paraId="7952DC03" w14:textId="139BEE3F" w:rsidR="00672207" w:rsidRPr="00672207" w:rsidRDefault="00672207" w:rsidP="00672207">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bitbake-layers show-layers</w:t>
      </w:r>
    </w:p>
    <w:p w14:paraId="1CC1011E" w14:textId="1967AABA" w:rsidR="00F74090" w:rsidRDefault="00000000">
      <w:r>
        <w:t>Check that this component can be built properly using the following command:</w:t>
      </w:r>
    </w:p>
    <w:p w14:paraId="33548EA0"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cd ~/raspberrypi5/rpi-build</w:t>
      </w:r>
    </w:p>
    <w:p w14:paraId="4DF068D7"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 llama-cpp</w:t>
      </w:r>
    </w:p>
    <w:p w14:paraId="1AF2DC58" w14:textId="77777777" w:rsidR="00F74090" w:rsidRDefault="00000000">
      <w:bookmarkStart w:id="6" w:name="OLE_LINK21"/>
      <w:r>
        <w:t xml:space="preserve">This </w:t>
      </w:r>
      <w:bookmarkEnd w:id="6"/>
      <w:r>
        <w:t xml:space="preserve">provides an LLM inference engine, but we still need to fetch a pre-trained model for llama.cpp. We can add a recipe to do this as well. </w:t>
      </w:r>
    </w:p>
    <w:p w14:paraId="71FBE672" w14:textId="77777777" w:rsidR="00F74090" w:rsidRDefault="00000000">
      <w:r>
        <w:t>Again, we will add a custom recipe to the meta-llama layer as follows:</w:t>
      </w:r>
    </w:p>
    <w:p w14:paraId="67C49261"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cd ~/raspberrypi5/sources/meta-llama/recipes-llm</w:t>
      </w:r>
    </w:p>
    <w:p w14:paraId="7B3093E3"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mkdir gguf-model</w:t>
      </w:r>
    </w:p>
    <w:p w14:paraId="11A666F3"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8"/>
          <w:szCs w:val="18"/>
        </w:rPr>
      </w:pPr>
      <w:r>
        <w:rPr>
          <w:rFonts w:ascii="Courier" w:hAnsi="Courier" w:cs="Courier"/>
          <w:color w:val="262626" w:themeColor="text1" w:themeTint="D9"/>
          <w:sz w:val="18"/>
          <w:szCs w:val="18"/>
        </w:rPr>
        <w:t>cd gguf-model</w:t>
      </w:r>
    </w:p>
    <w:p w14:paraId="37C838F1" w14:textId="77777777" w:rsidR="00F74090" w:rsidRDefault="00000000">
      <w:r>
        <w:t xml:space="preserve">In this newly created folder, add the following content to a new BitBake recipe file called </w:t>
      </w:r>
      <w:r>
        <w:rPr>
          <w:b/>
          <w:bCs/>
        </w:rPr>
        <w:t>gguf-model.bb</w:t>
      </w:r>
      <w:r>
        <w:t>.</w:t>
      </w:r>
    </w:p>
    <w:tbl>
      <w:tblPr>
        <w:tblW w:w="9576" w:type="dxa"/>
        <w:tblLayout w:type="fixed"/>
        <w:tblLook w:val="0000" w:firstRow="0" w:lastRow="0" w:firstColumn="0" w:lastColumn="0" w:noHBand="0" w:noVBand="0"/>
      </w:tblPr>
      <w:tblGrid>
        <w:gridCol w:w="504"/>
        <w:gridCol w:w="9072"/>
      </w:tblGrid>
      <w:tr w:rsidR="00F74090" w14:paraId="60651FF3" w14:textId="77777777">
        <w:trPr>
          <w:trHeight w:val="300"/>
        </w:trPr>
        <w:tc>
          <w:tcPr>
            <w:tcW w:w="504" w:type="dxa"/>
            <w:tcBorders>
              <w:top w:val="single" w:sz="8" w:space="0" w:color="C0504D"/>
              <w:bottom w:val="single" w:sz="8" w:space="0" w:color="C0504D"/>
            </w:tcBorders>
          </w:tcPr>
          <w:p w14:paraId="173D4607"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0:</w:t>
            </w:r>
          </w:p>
          <w:p w14:paraId="24B4312B"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w:t>
            </w:r>
            <w:r>
              <w:rPr>
                <w:rFonts w:ascii="Courier" w:hAnsi="Courier"/>
                <w:b/>
                <w:bCs/>
                <w:color w:val="933634"/>
                <w:sz w:val="16"/>
                <w:szCs w:val="16"/>
              </w:rPr>
              <w:fldChar w:fldCharType="end"/>
            </w:r>
            <w:r>
              <w:rPr>
                <w:rFonts w:ascii="Courier" w:hAnsi="Courier"/>
                <w:color w:val="933634"/>
                <w:sz w:val="16"/>
                <w:szCs w:val="16"/>
              </w:rPr>
              <w:t>:</w:t>
            </w:r>
          </w:p>
          <w:p w14:paraId="2FCF020F"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2</w:t>
            </w:r>
            <w:r>
              <w:rPr>
                <w:rFonts w:ascii="Courier" w:hAnsi="Courier"/>
                <w:b/>
                <w:bCs/>
                <w:color w:val="933634"/>
                <w:sz w:val="16"/>
                <w:szCs w:val="16"/>
              </w:rPr>
              <w:fldChar w:fldCharType="end"/>
            </w:r>
            <w:r>
              <w:rPr>
                <w:rFonts w:ascii="Courier" w:hAnsi="Courier"/>
                <w:color w:val="933634"/>
                <w:sz w:val="16"/>
                <w:szCs w:val="16"/>
              </w:rPr>
              <w:t>:</w:t>
            </w:r>
          </w:p>
          <w:p w14:paraId="338EBF35"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3</w:t>
            </w:r>
            <w:r>
              <w:rPr>
                <w:rFonts w:ascii="Courier" w:hAnsi="Courier"/>
                <w:b/>
                <w:bCs/>
                <w:color w:val="933634"/>
                <w:sz w:val="16"/>
                <w:szCs w:val="16"/>
              </w:rPr>
              <w:fldChar w:fldCharType="end"/>
            </w:r>
            <w:r>
              <w:rPr>
                <w:rFonts w:ascii="Courier" w:hAnsi="Courier"/>
                <w:color w:val="933634"/>
                <w:sz w:val="16"/>
                <w:szCs w:val="16"/>
              </w:rPr>
              <w:t>:</w:t>
            </w:r>
          </w:p>
          <w:p w14:paraId="064A3238"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4</w:t>
            </w:r>
            <w:r>
              <w:rPr>
                <w:rFonts w:ascii="Courier" w:hAnsi="Courier"/>
                <w:b/>
                <w:bCs/>
                <w:color w:val="933634"/>
                <w:sz w:val="16"/>
                <w:szCs w:val="16"/>
              </w:rPr>
              <w:fldChar w:fldCharType="end"/>
            </w:r>
            <w:r>
              <w:rPr>
                <w:rFonts w:ascii="Courier" w:hAnsi="Courier"/>
                <w:color w:val="933634"/>
                <w:sz w:val="16"/>
                <w:szCs w:val="16"/>
              </w:rPr>
              <w:t>:</w:t>
            </w:r>
          </w:p>
          <w:p w14:paraId="67753947"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5</w:t>
            </w:r>
            <w:r>
              <w:rPr>
                <w:rFonts w:ascii="Courier" w:hAnsi="Courier"/>
                <w:b/>
                <w:bCs/>
                <w:color w:val="933634"/>
                <w:sz w:val="16"/>
                <w:szCs w:val="16"/>
              </w:rPr>
              <w:fldChar w:fldCharType="end"/>
            </w:r>
            <w:r>
              <w:rPr>
                <w:rFonts w:ascii="Courier" w:hAnsi="Courier"/>
                <w:color w:val="933634"/>
                <w:sz w:val="16"/>
                <w:szCs w:val="16"/>
              </w:rPr>
              <w:t>:</w:t>
            </w:r>
          </w:p>
          <w:p w14:paraId="172335B5"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6</w:t>
            </w:r>
            <w:r>
              <w:rPr>
                <w:rFonts w:ascii="Courier" w:hAnsi="Courier"/>
                <w:b/>
                <w:bCs/>
                <w:color w:val="933634"/>
                <w:sz w:val="16"/>
                <w:szCs w:val="16"/>
              </w:rPr>
              <w:fldChar w:fldCharType="end"/>
            </w:r>
            <w:r>
              <w:rPr>
                <w:rFonts w:ascii="Courier" w:hAnsi="Courier"/>
                <w:color w:val="933634"/>
                <w:sz w:val="16"/>
                <w:szCs w:val="16"/>
              </w:rPr>
              <w:t>:</w:t>
            </w:r>
          </w:p>
          <w:p w14:paraId="3CD01D39"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7</w:t>
            </w:r>
            <w:r>
              <w:rPr>
                <w:rFonts w:ascii="Courier" w:hAnsi="Courier"/>
                <w:b/>
                <w:bCs/>
                <w:color w:val="933634"/>
                <w:sz w:val="16"/>
                <w:szCs w:val="16"/>
              </w:rPr>
              <w:fldChar w:fldCharType="end"/>
            </w:r>
            <w:r>
              <w:rPr>
                <w:rFonts w:ascii="Courier" w:hAnsi="Courier"/>
                <w:color w:val="933634"/>
                <w:sz w:val="16"/>
                <w:szCs w:val="16"/>
              </w:rPr>
              <w:t>:</w:t>
            </w:r>
          </w:p>
          <w:p w14:paraId="16FDDD97"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8</w:t>
            </w:r>
            <w:r>
              <w:rPr>
                <w:rFonts w:ascii="Courier" w:hAnsi="Courier"/>
                <w:b/>
                <w:bCs/>
                <w:color w:val="933634"/>
                <w:sz w:val="16"/>
                <w:szCs w:val="16"/>
              </w:rPr>
              <w:fldChar w:fldCharType="end"/>
            </w:r>
            <w:r>
              <w:rPr>
                <w:rFonts w:ascii="Courier" w:hAnsi="Courier"/>
                <w:color w:val="933634"/>
                <w:sz w:val="16"/>
                <w:szCs w:val="16"/>
              </w:rPr>
              <w:t>:</w:t>
            </w:r>
          </w:p>
          <w:p w14:paraId="242AA114"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9</w:t>
            </w:r>
            <w:r>
              <w:rPr>
                <w:rFonts w:ascii="Courier" w:hAnsi="Courier"/>
                <w:b/>
                <w:bCs/>
                <w:color w:val="933634"/>
                <w:sz w:val="16"/>
                <w:szCs w:val="16"/>
              </w:rPr>
              <w:fldChar w:fldCharType="end"/>
            </w:r>
            <w:r>
              <w:rPr>
                <w:rFonts w:ascii="Courier" w:hAnsi="Courier"/>
                <w:color w:val="933634"/>
                <w:sz w:val="16"/>
                <w:szCs w:val="16"/>
              </w:rPr>
              <w:t>:</w:t>
            </w:r>
          </w:p>
          <w:p w14:paraId="12725116" w14:textId="77777777" w:rsidR="00F74090" w:rsidRDefault="00000000">
            <w:pPr>
              <w:spacing w:before="0" w:after="0" w:line="240" w:lineRule="auto"/>
              <w:jc w:val="right"/>
              <w:rPr>
                <w:rFonts w:ascii="Courier" w:hAnsi="Courier"/>
                <w:color w:val="933634"/>
                <w:sz w:val="16"/>
                <w:szCs w:val="16"/>
              </w:rPr>
            </w:pPr>
            <w:r>
              <w:rPr>
                <w:rFonts w:ascii="Courier" w:hAnsi="Courier"/>
                <w:b/>
                <w:bCs/>
                <w:color w:val="933634"/>
                <w:sz w:val="16"/>
                <w:szCs w:val="16"/>
              </w:rPr>
              <w:fldChar w:fldCharType="begin"/>
            </w:r>
            <w:r>
              <w:rPr>
                <w:rFonts w:ascii="Courier" w:hAnsi="Courier"/>
                <w:b/>
                <w:bCs/>
                <w:color w:val="933634"/>
                <w:sz w:val="16"/>
                <w:szCs w:val="16"/>
              </w:rPr>
              <w:instrText xml:space="preserve"> SEQ  \* ARABIC </w:instrText>
            </w:r>
            <w:r>
              <w:rPr>
                <w:rFonts w:ascii="Courier" w:hAnsi="Courier"/>
                <w:b/>
                <w:bCs/>
                <w:color w:val="933634"/>
                <w:sz w:val="16"/>
                <w:szCs w:val="16"/>
              </w:rPr>
              <w:fldChar w:fldCharType="separate"/>
            </w:r>
            <w:r>
              <w:rPr>
                <w:rFonts w:ascii="Courier" w:hAnsi="Courier"/>
                <w:b/>
                <w:bCs/>
                <w:color w:val="933634"/>
                <w:sz w:val="16"/>
                <w:szCs w:val="16"/>
              </w:rPr>
              <w:t>10</w:t>
            </w:r>
            <w:r>
              <w:rPr>
                <w:rFonts w:ascii="Courier" w:hAnsi="Courier"/>
                <w:b/>
                <w:bCs/>
                <w:color w:val="933634"/>
                <w:sz w:val="16"/>
                <w:szCs w:val="16"/>
              </w:rPr>
              <w:fldChar w:fldCharType="end"/>
            </w:r>
            <w:r>
              <w:rPr>
                <w:rFonts w:ascii="Courier" w:hAnsi="Courier"/>
                <w:color w:val="933634"/>
                <w:sz w:val="16"/>
                <w:szCs w:val="16"/>
              </w:rPr>
              <w:t>:</w:t>
            </w:r>
          </w:p>
          <w:p w14:paraId="469D8425"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11:</w:t>
            </w:r>
          </w:p>
          <w:p w14:paraId="23E36067"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12:</w:t>
            </w:r>
          </w:p>
          <w:p w14:paraId="64F6048A"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13:</w:t>
            </w:r>
          </w:p>
          <w:p w14:paraId="4D191A05" w14:textId="77777777" w:rsidR="00F74090" w:rsidRDefault="00000000">
            <w:pPr>
              <w:spacing w:before="0" w:after="0" w:line="240" w:lineRule="auto"/>
              <w:jc w:val="right"/>
              <w:rPr>
                <w:rFonts w:ascii="Courier" w:hAnsi="Courier"/>
                <w:color w:val="933634"/>
                <w:sz w:val="16"/>
                <w:szCs w:val="16"/>
              </w:rPr>
            </w:pPr>
            <w:r>
              <w:rPr>
                <w:rFonts w:ascii="Courier" w:hAnsi="Courier"/>
                <w:color w:val="933634"/>
                <w:sz w:val="16"/>
                <w:szCs w:val="16"/>
              </w:rPr>
              <w:t>14:</w:t>
            </w:r>
          </w:p>
        </w:tc>
        <w:tc>
          <w:tcPr>
            <w:tcW w:w="9071" w:type="dxa"/>
            <w:tcBorders>
              <w:top w:val="single" w:sz="8" w:space="0" w:color="C0504D"/>
              <w:bottom w:val="single" w:sz="8" w:space="0" w:color="C0504D"/>
            </w:tcBorders>
          </w:tcPr>
          <w:p w14:paraId="5707FD45"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DESCRIPTION = "TinyLlama GGUF model file"</w:t>
            </w:r>
          </w:p>
          <w:p w14:paraId="688C1688"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LICENSE = "CLOSED"</w:t>
            </w:r>
          </w:p>
          <w:p w14:paraId="614950C5"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54AC8EF3"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SRC_URI = "https://huggingface.co/TheBloke/TinyLlama-1.1B-Chat-v1.0-GGUF/resolve/main/tinyllama-1.1b-chat-v1.0.Q6_K.gguf"</w:t>
            </w:r>
          </w:p>
          <w:p w14:paraId="7AF4E401"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SRC_URI[sha256sum] = "9fb2be7c8bbc0ca358ae88cef6d9e6844b81929eaffa5016a543e6f56b22cb6d"</w:t>
            </w:r>
          </w:p>
          <w:p w14:paraId="1FDBF180"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53CC8DFF"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FILES:${PN} = "/opt/llama-models/tinyllama-1.1b-chat-v1.0.Q6_K.gguf"</w:t>
            </w:r>
          </w:p>
          <w:p w14:paraId="697048F3"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13AB7FE7"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S = "${WORKDIR}"</w:t>
            </w:r>
          </w:p>
          <w:p w14:paraId="35566A6E" w14:textId="77777777" w:rsidR="00F74090" w:rsidRDefault="00F7409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p>
          <w:p w14:paraId="4F3DC990"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do_install() {</w:t>
            </w:r>
          </w:p>
          <w:p w14:paraId="106A7DB8"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-d ${D}/opt/llama-models</w:t>
            </w:r>
          </w:p>
          <w:p w14:paraId="6065BE9A"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 xml:space="preserve">    install -m 0644 ${S}/tinyllama-1.1b-chat-v1.0.Q6_K.gguf ${D}/opt/llama-models/</w:t>
            </w:r>
          </w:p>
          <w:p w14:paraId="3A4E1414" w14:textId="77777777" w:rsidR="00F74090" w:rsidRDefault="00000000">
            <w:pPr>
              <w:keepNext/>
              <w:keepLines/>
              <w:widowControl w:val="0"/>
              <w:shd w:val="clear" w:color="auto" w:fill="F2F2F2" w:themeFill="background1" w:themeFillShade="F2"/>
              <w:spacing w:before="0" w:after="0" w:line="240" w:lineRule="auto"/>
              <w:rPr>
                <w:rFonts w:ascii="Courier" w:hAnsi="Courier" w:cs="Courier"/>
                <w:color w:val="262626"/>
                <w:sz w:val="16"/>
                <w:szCs w:val="16"/>
              </w:rPr>
            </w:pPr>
            <w:r>
              <w:rPr>
                <w:rFonts w:ascii="Courier" w:hAnsi="Courier" w:cs="Courier"/>
                <w:color w:val="262626" w:themeColor="text1" w:themeTint="D9"/>
                <w:sz w:val="16"/>
                <w:szCs w:val="16"/>
              </w:rPr>
              <w:t>}</w:t>
            </w:r>
          </w:p>
        </w:tc>
      </w:tr>
    </w:tbl>
    <w:p w14:paraId="2287A191" w14:textId="77777777" w:rsidR="00F74090" w:rsidRDefault="00F74090"/>
    <w:p w14:paraId="484E0DEB" w14:textId="77777777" w:rsidR="00F74090" w:rsidRDefault="00000000">
      <w:r>
        <w:t>This recipe fetches a binary model from a standard online repository called Hugging Face. Note that these models can be large. We need one that fits on our limited device, both in terms of RAM and persistent storage. The selected model is around 1 GB in size.</w:t>
      </w:r>
    </w:p>
    <w:p w14:paraId="7578CCD4" w14:textId="77777777" w:rsidR="00F74090" w:rsidRDefault="00000000">
      <w:r>
        <w:t>Again, we can check this recipe is working properly by building it:</w:t>
      </w:r>
    </w:p>
    <w:p w14:paraId="3656E6C3"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cd ~/raspberrypi5/rpi-build</w:t>
      </w:r>
    </w:p>
    <w:p w14:paraId="3EDFA985"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 gguf-model</w:t>
      </w:r>
    </w:p>
    <w:p w14:paraId="257735A0" w14:textId="77777777" w:rsidR="00F74090" w:rsidRDefault="00000000">
      <w:r>
        <w:t xml:space="preserve">Then, add these new components to the Raspberry Pi image by modifying the local configuration file </w:t>
      </w:r>
      <w:r>
        <w:rPr>
          <w:b/>
          <w:bCs/>
        </w:rPr>
        <w:t>rpi-build/conf/local.conf</w:t>
      </w:r>
      <w:r>
        <w:t xml:space="preserve"> to include the following two lines at the end:</w:t>
      </w:r>
    </w:p>
    <w:p w14:paraId="6950FA96" w14:textId="0F219845"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lastRenderedPageBreak/>
        <w:t xml:space="preserve">IMAGE_INSTALL:append = </w:t>
      </w:r>
      <w:r>
        <w:rPr>
          <w:rFonts w:ascii="Courier" w:hAnsi="Courier" w:cs="Courier"/>
          <w:color w:val="262626" w:themeColor="text1" w:themeTint="D9"/>
          <w:sz w:val="16"/>
          <w:szCs w:val="16"/>
        </w:rPr>
        <w:t>"</w:t>
      </w:r>
      <w:r>
        <w:t xml:space="preserve"> </w:t>
      </w:r>
      <w:r>
        <w:rPr>
          <w:rFonts w:ascii="Courier" w:hAnsi="Courier" w:cs="Courier"/>
          <w:color w:val="262626" w:themeColor="text1" w:themeTint="D9"/>
          <w:sz w:val="16"/>
          <w:szCs w:val="16"/>
        </w:rPr>
        <w:t>temp llama-c</w:t>
      </w:r>
      <w:r w:rsidR="000B5681">
        <w:rPr>
          <w:rFonts w:ascii="Courier" w:hAnsi="Courier" w:cs="Courier"/>
          <w:color w:val="262626" w:themeColor="text1" w:themeTint="D9"/>
          <w:sz w:val="16"/>
          <w:szCs w:val="16"/>
        </w:rPr>
        <w:t>pp</w:t>
      </w:r>
      <w:r>
        <w:rPr>
          <w:rFonts w:ascii="Courier" w:hAnsi="Courier" w:cs="Courier"/>
          <w:color w:val="262626" w:themeColor="text1" w:themeTint="D9"/>
          <w:sz w:val="16"/>
          <w:szCs w:val="16"/>
        </w:rPr>
        <w:t xml:space="preserve"> gguf-model"</w:t>
      </w:r>
    </w:p>
    <w:p w14:paraId="62AA46EC"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 xml:space="preserve">KERNEL_MODULE_AUTOLOAD:append = </w:t>
      </w:r>
      <w:r>
        <w:rPr>
          <w:rFonts w:ascii="Courier" w:hAnsi="Courier" w:cs="Courier"/>
          <w:color w:val="262626" w:themeColor="text1" w:themeTint="D9"/>
          <w:sz w:val="16"/>
          <w:szCs w:val="16"/>
        </w:rPr>
        <w:t>" temp"</w:t>
      </w:r>
    </w:p>
    <w:p w14:paraId="396FC44B" w14:textId="77777777" w:rsidR="00F74090" w:rsidRDefault="00000000">
      <w:r>
        <w:t>This configuration file incorporates all three components we have just built: the temperature sensor kernel module, the LLM inference engine, and the pre-trained model.</w:t>
      </w:r>
    </w:p>
    <w:p w14:paraId="0FCA550E" w14:textId="77777777" w:rsidR="00F74090" w:rsidRDefault="00000000">
      <w:r>
        <w:t>Now, build the Raspberry Pi image:</w:t>
      </w:r>
    </w:p>
    <w:p w14:paraId="602DAB76"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cd ~/raspberrypi5/rpi-build</w:t>
      </w:r>
    </w:p>
    <w:p w14:paraId="5317C29B"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 -c clean rpi-test-image</w:t>
      </w:r>
    </w:p>
    <w:p w14:paraId="51918DFF" w14:textId="77777777" w:rsidR="00F74090" w:rsidRDefault="00000000">
      <w:pPr>
        <w:keepNext/>
        <w:keepLines/>
        <w:widowControl w:val="0"/>
        <w:shd w:val="clear" w:color="auto" w:fill="F2F2F2" w:themeFill="background1" w:themeFillShade="F2"/>
        <w:spacing w:before="0" w:after="0" w:line="240" w:lineRule="auto"/>
        <w:rPr>
          <w:rFonts w:ascii="Courier" w:hAnsi="Courier"/>
          <w:sz w:val="18"/>
          <w:szCs w:val="18"/>
        </w:rPr>
      </w:pPr>
      <w:r>
        <w:rPr>
          <w:rFonts w:ascii="Courier" w:hAnsi="Courier"/>
          <w:sz w:val="18"/>
          <w:szCs w:val="18"/>
        </w:rPr>
        <w:t>bitbake rpi-test-image</w:t>
      </w:r>
    </w:p>
    <w:p w14:paraId="580159BC" w14:textId="77777777" w:rsidR="00F74090" w:rsidRDefault="00000000">
      <w:r>
        <w:t xml:space="preserve">As before, this new SD card image needs to be written to the MicroSD card, and the </w:t>
      </w:r>
      <w:r>
        <w:rPr>
          <w:b/>
          <w:bCs/>
        </w:rPr>
        <w:t>/etc/shadow</w:t>
      </w:r>
      <w:r>
        <w:t xml:space="preserve"> password for the root user must be removed.</w:t>
      </w:r>
    </w:p>
    <w:p w14:paraId="46DC62EE" w14:textId="77777777" w:rsidR="00F74090" w:rsidRDefault="00000000">
      <w:r>
        <w:t xml:space="preserve">Once the SD card is ready, you can boot the Raspberry Pi 5 and test it. After logging in to obtain a root shell, you should see that the </w:t>
      </w:r>
      <w:r>
        <w:rPr>
          <w:rFonts w:ascii="Courier New" w:hAnsi="Courier New" w:cs="Courier New"/>
          <w:b/>
          <w:bCs/>
        </w:rPr>
        <w:t>temp</w:t>
      </w:r>
      <w:r>
        <w:t xml:space="preserve"> kernel module is automatically loaded, as you can query the </w:t>
      </w:r>
      <w:r>
        <w:rPr>
          <w:b/>
          <w:bCs/>
        </w:rPr>
        <w:t>/sys/kernel/temp/value</w:t>
      </w:r>
      <w:r>
        <w:rPr>
          <w:sz w:val="18"/>
          <w:szCs w:val="18"/>
        </w:rPr>
        <w:t xml:space="preserve"> </w:t>
      </w:r>
      <w:r>
        <w:rPr>
          <w:rFonts w:ascii="Courier New" w:hAnsi="Courier New" w:cs="Courier New"/>
        </w:rPr>
        <w:t>sysfs</w:t>
      </w:r>
      <w:r>
        <w:t xml:space="preserve"> file.</w:t>
      </w:r>
    </w:p>
    <w:p w14:paraId="0FCC11F1" w14:textId="77777777" w:rsidR="00F74090" w:rsidRDefault="00000000">
      <w:r>
        <w:t xml:space="preserve">Next, you can write a custom shell script with a query to the </w:t>
      </w:r>
      <w:r>
        <w:rPr>
          <w:rFonts w:ascii="Courier New" w:hAnsi="Courier New" w:cs="Courier New"/>
        </w:rPr>
        <w:t>sysfs</w:t>
      </w:r>
      <w:r>
        <w:t xml:space="preserve"> temperature file incorporated into an appropriate LLM </w:t>
      </w:r>
      <w:bookmarkStart w:id="7" w:name="OLE_LINK22"/>
      <w:r>
        <w:t>prompt.</w:t>
      </w:r>
      <w:bookmarkEnd w:id="7"/>
      <w:r>
        <w:t xml:space="preserve"> Check the wide range of options for the </w:t>
      </w:r>
      <w:r>
        <w:rPr>
          <w:rFonts w:ascii="Courier New" w:hAnsi="Courier New" w:cs="Courier New"/>
        </w:rPr>
        <w:t>llama-cli</w:t>
      </w:r>
      <w:r>
        <w:t xml:space="preserve"> command using </w:t>
      </w:r>
      <w:r>
        <w:rPr>
          <w:rFonts w:ascii="Courier New" w:hAnsi="Courier New" w:cs="Courier New"/>
        </w:rPr>
        <w:t>llama-cli --help</w:t>
      </w:r>
      <w:r>
        <w:t xml:space="preserve">. This shell script can be installed in </w:t>
      </w:r>
      <w:r>
        <w:rPr>
          <w:b/>
          <w:bCs/>
        </w:rPr>
        <w:t>/usr/bin</w:t>
      </w:r>
      <w:r>
        <w:t xml:space="preserve">, where the </w:t>
      </w:r>
      <w:r>
        <w:rPr>
          <w:rFonts w:ascii="Courier New" w:hAnsi="Courier New" w:cs="Courier New"/>
        </w:rPr>
        <w:t>llama-cli</w:t>
      </w:r>
      <w:r>
        <w:rPr>
          <w:sz w:val="18"/>
          <w:szCs w:val="18"/>
        </w:rPr>
        <w:t xml:space="preserve"> </w:t>
      </w:r>
      <w:r>
        <w:t>executable is also located.</w:t>
      </w:r>
    </w:p>
    <w:p w14:paraId="22D8F6FC" w14:textId="77777777" w:rsidR="00F74090" w:rsidRDefault="00000000">
      <w:pPr>
        <w:keepNext/>
        <w:keepLines/>
        <w:widowControl w:val="0"/>
        <w:spacing w:before="0" w:after="0" w:line="240" w:lineRule="auto"/>
        <w:rPr>
          <w:rFonts w:ascii="Courier" w:hAnsi="Courier"/>
          <w:sz w:val="16"/>
          <w:szCs w:val="16"/>
        </w:rPr>
      </w:pPr>
      <w:r>
        <w:rPr>
          <w:rFonts w:ascii="Courier" w:hAnsi="Courier"/>
          <w:sz w:val="16"/>
          <w:szCs w:val="16"/>
        </w:rPr>
        <w:t>#!/bin/sh</w:t>
      </w:r>
    </w:p>
    <w:p w14:paraId="7887F05E"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121D49A7"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TEMP=`cat /sys/kernel/temp/value`</w:t>
      </w:r>
    </w:p>
    <w:p w14:paraId="089F36C1"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5F044E99"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llama-cli -m /opt/llama-models/tinyllama-1.1b-chat-v1.0.Q6_K.gguf \</w:t>
      </w:r>
    </w:p>
    <w:p w14:paraId="43481E2C"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-p "My CPU temperature is $TEMP degrees Celsius. What do you make of that?" \</w:t>
      </w:r>
    </w:p>
    <w:p w14:paraId="40BA489D" w14:textId="77777777" w:rsidR="00F74090" w:rsidRDefault="00000000">
      <w:pPr>
        <w:keepNext/>
        <w:keepLines/>
        <w:widowControl w:val="0"/>
        <w:shd w:val="clear" w:color="auto" w:fill="F2F2F2" w:themeFill="background1" w:themeFillShade="F2"/>
        <w:spacing w:before="0" w:after="0" w:line="240" w:lineRule="auto"/>
        <w:rPr>
          <w:rFonts w:ascii="Courier" w:hAnsi="Courier"/>
          <w:sz w:val="16"/>
          <w:szCs w:val="16"/>
        </w:rPr>
      </w:pPr>
      <w:r>
        <w:rPr>
          <w:rFonts w:ascii="Courier" w:hAnsi="Courier"/>
          <w:sz w:val="16"/>
          <w:szCs w:val="16"/>
        </w:rPr>
        <w:t xml:space="preserve">    -n 48 -no-cnv 2&gt;/dev/null</w:t>
      </w:r>
    </w:p>
    <w:p w14:paraId="45808594" w14:textId="77777777" w:rsidR="00F74090" w:rsidRDefault="00F74090">
      <w:pPr>
        <w:keepNext/>
        <w:keepLines/>
        <w:widowControl w:val="0"/>
        <w:shd w:val="clear" w:color="auto" w:fill="F2F2F2" w:themeFill="background1" w:themeFillShade="F2"/>
        <w:spacing w:before="0" w:after="0" w:line="240" w:lineRule="auto"/>
        <w:rPr>
          <w:rFonts w:ascii="Courier" w:hAnsi="Courier"/>
          <w:sz w:val="16"/>
          <w:szCs w:val="16"/>
        </w:rPr>
      </w:pPr>
    </w:p>
    <w:p w14:paraId="6E9150BC" w14:textId="77777777" w:rsidR="00F74090" w:rsidRDefault="00000000">
      <w:pPr>
        <w:pStyle w:val="Heading2"/>
        <w:keepLines/>
        <w:widowControl w:val="0"/>
        <w:shd w:val="clear" w:color="auto" w:fill="F2F2F2" w:themeFill="background1" w:themeFillShade="F2"/>
        <w:spacing w:before="0" w:line="240" w:lineRule="auto"/>
        <w:rPr>
          <w:sz w:val="21"/>
          <w:szCs w:val="21"/>
        </w:rPr>
      </w:pPr>
      <w:r>
        <w:rPr>
          <w:sz w:val="21"/>
          <w:szCs w:val="21"/>
        </w:rPr>
        <w:t>SUMMARY</w:t>
      </w:r>
    </w:p>
    <w:p w14:paraId="57D3318F" w14:textId="77777777" w:rsidR="00F74090" w:rsidRDefault="00000000">
      <w:r>
        <w:t>In this lab, you installed a custom kernel module that exposed an internal temperature sensor reading. You then used Yocto custom layers to deploy a local LLM on the Raspberry Pi 5. Finally, you wrote a simple script to process the temperature sensor readings and generate AI-based textual responses. Can you imagine less contrived situations where this kind of AI processing pipeline might be useful?</w:t>
      </w:r>
    </w:p>
    <w:p w14:paraId="5C211F20" w14:textId="77777777" w:rsidR="00F74090" w:rsidRDefault="00F74090"/>
    <w:p w14:paraId="7DB40934" w14:textId="77777777" w:rsidR="00F74090" w:rsidRDefault="00F74090"/>
    <w:p w14:paraId="7ED21662" w14:textId="77777777" w:rsidR="00F74090" w:rsidRDefault="00F74090"/>
    <w:p w14:paraId="5CB1AF9A" w14:textId="77777777" w:rsidR="00F74090" w:rsidRDefault="00F74090"/>
    <w:p w14:paraId="27AA867B" w14:textId="77777777" w:rsidR="00F74090" w:rsidRDefault="00F74090">
      <w:pPr>
        <w:rPr>
          <w:lang w:val="en-GB"/>
        </w:rPr>
      </w:pPr>
      <w:bookmarkStart w:id="8" w:name="_Hlk490059702"/>
      <w:bookmarkEnd w:id="8"/>
    </w:p>
    <w:p w14:paraId="53F5E6DD" w14:textId="77777777" w:rsidR="00F74090" w:rsidRDefault="00F74090"/>
    <w:sectPr w:rsidR="00F7409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686B" w14:textId="77777777" w:rsidR="009E031E" w:rsidRDefault="009E031E">
      <w:pPr>
        <w:spacing w:before="0" w:after="0" w:line="240" w:lineRule="auto"/>
      </w:pPr>
      <w:r>
        <w:separator/>
      </w:r>
    </w:p>
  </w:endnote>
  <w:endnote w:type="continuationSeparator" w:id="0">
    <w:p w14:paraId="30A41D36" w14:textId="77777777" w:rsidR="009E031E" w:rsidRDefault="009E03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w:altName w:val="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55F1" w14:textId="77777777" w:rsidR="00F74090" w:rsidRDefault="00F74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2A11" w14:textId="77777777" w:rsidR="00F74090" w:rsidRDefault="00F74090">
    <w:pPr>
      <w:pStyle w:val="Footer"/>
      <w:ind w:left="-1440"/>
      <w:rPr>
        <w:lang w:val="en-GB"/>
      </w:rPr>
    </w:pPr>
  </w:p>
  <w:p w14:paraId="063C9FC7" w14:textId="6A8D8900" w:rsidR="00F74090" w:rsidRDefault="00000000">
    <w:pPr>
      <w:pStyle w:val="Footer"/>
      <w:ind w:right="360"/>
    </w:pPr>
    <w:r>
      <w:tab/>
      <w:t xml:space="preserve">Copyright © </w:t>
    </w:r>
    <w:r>
      <w:fldChar w:fldCharType="begin"/>
    </w:r>
    <w:r>
      <w:instrText xml:space="preserve"> DATE \@"yyyy" </w:instrText>
    </w:r>
    <w:r>
      <w:fldChar w:fldCharType="separate"/>
    </w:r>
    <w:r w:rsidR="00E01AC2">
      <w:rPr>
        <w:noProof/>
      </w:rPr>
      <w:t>2026</w:t>
    </w:r>
    <w:r>
      <w:fldChar w:fldCharType="end"/>
    </w:r>
    <w:r>
      <w:t xml:space="preserve"> Arm Limited (or its affiliates). All rights reserved. </w:t>
    </w:r>
    <w:r>
      <w:rPr>
        <w:noProof/>
      </w:rPr>
      <mc:AlternateContent>
        <mc:Choice Requires="wps">
          <w:drawing>
            <wp:anchor distT="0" distB="0" distL="0" distR="0" simplePos="0" relativeHeight="21" behindDoc="0" locked="0" layoutInCell="0" allowOverlap="1" wp14:anchorId="4552A1BF" wp14:editId="0E1400DE">
              <wp:simplePos x="0" y="0"/>
              <wp:positionH relativeFrom="margin">
                <wp:align>right</wp:align>
              </wp:positionH>
              <wp:positionV relativeFrom="paragraph">
                <wp:posOffset>635</wp:posOffset>
              </wp:positionV>
              <wp:extent cx="476885" cy="173355"/>
              <wp:effectExtent l="0" t="0" r="0" b="0"/>
              <wp:wrapNone/>
              <wp:docPr id="4" name="Frame1"/>
              <wp:cNvGraphicFramePr/>
              <a:graphic xmlns:a="http://schemas.openxmlformats.org/drawingml/2006/main">
                <a:graphicData uri="http://schemas.microsoft.com/office/word/2010/wordprocessingShape">
                  <wps:wsp>
                    <wps:cNvSpPr txBox="1"/>
                    <wps:spPr>
                      <a:xfrm>
                        <a:off x="0" y="0"/>
                        <a:ext cx="476885" cy="173355"/>
                      </a:xfrm>
                      <a:prstGeom prst="rect">
                        <a:avLst/>
                      </a:prstGeom>
                      <a:solidFill>
                        <a:srgbClr val="FFFFFF">
                          <a:alpha val="0"/>
                        </a:srgbClr>
                      </a:solidFill>
                    </wps:spPr>
                    <wps:txbx>
                      <w:txbxContent>
                        <w:sdt>
                          <w:sdtPr>
                            <w:id w:val="846675660"/>
                            <w:docPartObj>
                              <w:docPartGallery w:val="Page Numbers (Bottom of Page)"/>
                              <w:docPartUnique/>
                            </w:docPartObj>
                          </w:sdtPr>
                          <w:sdtContent>
                            <w:p w14:paraId="3310D787" w14:textId="77777777" w:rsidR="00F74090" w:rsidRDefault="00000000">
                              <w:pPr>
                                <w:pStyle w:val="Foo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sdtContent>
                        </w:sdt>
                      </w:txbxContent>
                    </wps:txbx>
                    <wps:bodyPr lIns="0" tIns="0" rIns="0" bIns="0" anchor="t">
                      <a:spAutoFit/>
                    </wps:bodyPr>
                  </wps:wsp>
                </a:graphicData>
              </a:graphic>
            </wp:anchor>
          </w:drawing>
        </mc:Choice>
        <mc:Fallback xmlns:a="http://schemas.openxmlformats.org/drawingml/2006/main">
          <w:pict w14:anchorId="0FB1FBA9">
            <v:rect style="position:absolute;rotation:-0;width:37.55pt;height:13.65pt;mso-wrap-distance-left:0pt;mso-wrap-distance-right:0pt;mso-wrap-distance-top:0pt;mso-wrap-distance-bottom:0pt;margin-top:0.05pt;mso-position-vertical-relative:text;margin-left:430.45pt;mso-position-horizontal:right;mso-position-horizontal-relative:margin" fillcolor="#FFFFFF">
              <v:fill opacity="0f"/>
              <v:textbox inset="0in,0in,0in,0in">
                <w:txbxContent>
                  <w:sdt>
                    <w:sdtPr>
                      <w:id w:val="1448236032"/>
                      <w:docPartObj>
                        <w:docPartGallery w:val="Page Numbers (Bottom of Page)"/>
                        <w:docPartUnique w:val="true"/>
                      </w:docPartObj>
                    </w:sdtPr>
                    <w:sdtContent>
                      <w:p xmlns:wp14="http://schemas.microsoft.com/office/word/2010/wordml" w14:paraId="7FEEA38F" wp14:textId="77777777">
                        <w:pPr>
                          <w:pStyle w:val="Footer"/>
                          <w:pBd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sdtContent>
                  </w:sdt>
                </w:txbxContent>
              </v:textbox>
              <w10:wrap type="none"/>
            </v:rect>
          </w:pict>
        </mc:Fallback>
      </mc:AlternateContent>
    </w:r>
  </w:p>
  <w:p w14:paraId="5ECA4159" w14:textId="77777777" w:rsidR="00F74090" w:rsidRDefault="00F74090">
    <w:pPr>
      <w:pStyle w:val="Footer"/>
      <w:ind w:left="-1440"/>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B100" w14:textId="77777777" w:rsidR="00F74090" w:rsidRDefault="00F74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D703" w14:textId="77777777" w:rsidR="009E031E" w:rsidRDefault="009E031E">
      <w:pPr>
        <w:spacing w:before="0" w:after="0" w:line="240" w:lineRule="auto"/>
      </w:pPr>
      <w:r>
        <w:separator/>
      </w:r>
    </w:p>
  </w:footnote>
  <w:footnote w:type="continuationSeparator" w:id="0">
    <w:p w14:paraId="09C1AE5D" w14:textId="77777777" w:rsidR="009E031E" w:rsidRDefault="009E03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19F5" w14:textId="77777777" w:rsidR="00F74090" w:rsidRDefault="00F74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B763" w14:textId="77777777" w:rsidR="00F74090" w:rsidRDefault="00000000">
    <w:pPr>
      <w:pStyle w:val="Header"/>
    </w:pPr>
    <w:ins w:id="9" w:author="Jeremy Singer" w:date="2025-05-02T10:47:00Z">
      <w:r>
        <w:t>​</w:t>
      </w:r>
      <w:r>
        <w:rPr>
          <w:noProof/>
        </w:rPr>
        <w:drawing>
          <wp:anchor distT="0" distB="0" distL="0" distR="0" simplePos="0" relativeHeight="11" behindDoc="1" locked="0" layoutInCell="1" allowOverlap="1" wp14:anchorId="756D112D" wp14:editId="7438E268">
            <wp:simplePos x="0" y="0"/>
            <wp:positionH relativeFrom="column">
              <wp:posOffset>0</wp:posOffset>
            </wp:positionH>
            <wp:positionV relativeFrom="paragraph">
              <wp:posOffset>-93345</wp:posOffset>
            </wp:positionV>
            <wp:extent cx="5943600" cy="385445"/>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tretch>
                      <a:fillRect/>
                    </a:stretch>
                  </pic:blipFill>
                  <pic:spPr bwMode="auto">
                    <a:xfrm>
                      <a:off x="0" y="0"/>
                      <a:ext cx="5943600" cy="385445"/>
                    </a:xfrm>
                    <a:prstGeom prst="rect">
                      <a:avLst/>
                    </a:prstGeom>
                  </pic:spPr>
                </pic:pic>
              </a:graphicData>
            </a:graphic>
          </wp:anchor>
        </w:drawing>
      </w:r>
      <w:r>
        <w:t>​</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2D60" w14:textId="77777777" w:rsidR="00F74090" w:rsidRDefault="00000000">
    <w:pPr>
      <w:pStyle w:val="Header"/>
    </w:pPr>
    <w:ins w:id="10" w:author="Jeremy Singer" w:date="2025-05-02T10:46:00Z">
      <w:r>
        <w:t>​</w:t>
      </w:r>
      <w:r>
        <w:rPr>
          <w:noProof/>
        </w:rPr>
        <w:drawing>
          <wp:anchor distT="0" distB="0" distL="114300" distR="114300" simplePos="0" relativeHeight="2" behindDoc="1" locked="0" layoutInCell="0" allowOverlap="1" wp14:anchorId="30720E61" wp14:editId="229E6EE4">
            <wp:simplePos x="0" y="0"/>
            <wp:positionH relativeFrom="margin">
              <wp:posOffset>-158750</wp:posOffset>
            </wp:positionH>
            <wp:positionV relativeFrom="paragraph">
              <wp:posOffset>-164465</wp:posOffset>
            </wp:positionV>
            <wp:extent cx="2261870" cy="273050"/>
            <wp:effectExtent l="0" t="0" r="0" b="0"/>
            <wp:wrapSquare wrapText="bothSides"/>
            <wp:docPr id="3" name="Picture 5"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A black and grey logo&#10;&#10;AI-generated content may be incorrect."/>
                    <pic:cNvPicPr>
                      <a:picLocks noChangeAspect="1" noChangeArrowheads="1"/>
                    </pic:cNvPicPr>
                  </pic:nvPicPr>
                  <pic:blipFill>
                    <a:blip r:embed="rId1"/>
                    <a:stretch>
                      <a:fillRect/>
                    </a:stretch>
                  </pic:blipFill>
                  <pic:spPr bwMode="auto">
                    <a:xfrm>
                      <a:off x="0" y="0"/>
                      <a:ext cx="2261870" cy="273050"/>
                    </a:xfrm>
                    <a:prstGeom prst="rect">
                      <a:avLst/>
                    </a:prstGeom>
                  </pic:spPr>
                </pic:pic>
              </a:graphicData>
            </a:graphic>
          </wp:anchor>
        </w:drawing>
      </w:r>
      <w:r>
        <w: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5D5"/>
    <w:multiLevelType w:val="multilevel"/>
    <w:tmpl w:val="9DDC760C"/>
    <w:lvl w:ilvl="0">
      <w:start w:val="1"/>
      <w:numFmt w:val="bullet"/>
      <w:pStyle w:val="My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B1022FC"/>
    <w:multiLevelType w:val="multilevel"/>
    <w:tmpl w:val="92A082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6252FC3"/>
    <w:multiLevelType w:val="multilevel"/>
    <w:tmpl w:val="164836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A837D62"/>
    <w:multiLevelType w:val="multilevel"/>
    <w:tmpl w:val="F8405F80"/>
    <w:lvl w:ilvl="0">
      <w:start w:val="1"/>
      <w:numFmt w:val="decimal"/>
      <w:pStyle w:val="MyNumberedList"/>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46B4492"/>
    <w:multiLevelType w:val="multilevel"/>
    <w:tmpl w:val="B712D3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47711AF"/>
    <w:multiLevelType w:val="multilevel"/>
    <w:tmpl w:val="134CBEDA"/>
    <w:lvl w:ilvl="0">
      <w:start w:val="1"/>
      <w:numFmt w:val="decimal"/>
      <w:lvlText w:val="%1."/>
      <w:lvlJc w:val="left"/>
      <w:pPr>
        <w:tabs>
          <w:tab w:val="num" w:pos="0"/>
        </w:tabs>
        <w:ind w:left="761" w:hanging="360"/>
      </w:pPr>
    </w:lvl>
    <w:lvl w:ilvl="1">
      <w:start w:val="1"/>
      <w:numFmt w:val="lowerLetter"/>
      <w:lvlText w:val="%2."/>
      <w:lvlJc w:val="left"/>
      <w:pPr>
        <w:tabs>
          <w:tab w:val="num" w:pos="0"/>
        </w:tabs>
        <w:ind w:left="1481" w:hanging="360"/>
      </w:pPr>
    </w:lvl>
    <w:lvl w:ilvl="2">
      <w:start w:val="1"/>
      <w:numFmt w:val="lowerRoman"/>
      <w:lvlText w:val="%3."/>
      <w:lvlJc w:val="right"/>
      <w:pPr>
        <w:tabs>
          <w:tab w:val="num" w:pos="0"/>
        </w:tabs>
        <w:ind w:left="2201" w:hanging="180"/>
      </w:pPr>
    </w:lvl>
    <w:lvl w:ilvl="3">
      <w:start w:val="1"/>
      <w:numFmt w:val="decimal"/>
      <w:lvlText w:val="%4."/>
      <w:lvlJc w:val="left"/>
      <w:pPr>
        <w:tabs>
          <w:tab w:val="num" w:pos="0"/>
        </w:tabs>
        <w:ind w:left="2921" w:hanging="360"/>
      </w:pPr>
    </w:lvl>
    <w:lvl w:ilvl="4">
      <w:start w:val="1"/>
      <w:numFmt w:val="lowerLetter"/>
      <w:lvlText w:val="%5."/>
      <w:lvlJc w:val="left"/>
      <w:pPr>
        <w:tabs>
          <w:tab w:val="num" w:pos="0"/>
        </w:tabs>
        <w:ind w:left="3641" w:hanging="360"/>
      </w:pPr>
    </w:lvl>
    <w:lvl w:ilvl="5">
      <w:start w:val="1"/>
      <w:numFmt w:val="lowerRoman"/>
      <w:lvlText w:val="%6."/>
      <w:lvlJc w:val="right"/>
      <w:pPr>
        <w:tabs>
          <w:tab w:val="num" w:pos="0"/>
        </w:tabs>
        <w:ind w:left="4361" w:hanging="180"/>
      </w:pPr>
    </w:lvl>
    <w:lvl w:ilvl="6">
      <w:start w:val="1"/>
      <w:numFmt w:val="decimal"/>
      <w:lvlText w:val="%7."/>
      <w:lvlJc w:val="left"/>
      <w:pPr>
        <w:tabs>
          <w:tab w:val="num" w:pos="0"/>
        </w:tabs>
        <w:ind w:left="5081" w:hanging="360"/>
      </w:pPr>
    </w:lvl>
    <w:lvl w:ilvl="7">
      <w:start w:val="1"/>
      <w:numFmt w:val="lowerLetter"/>
      <w:lvlText w:val="%8."/>
      <w:lvlJc w:val="left"/>
      <w:pPr>
        <w:tabs>
          <w:tab w:val="num" w:pos="0"/>
        </w:tabs>
        <w:ind w:left="5801" w:hanging="360"/>
      </w:pPr>
    </w:lvl>
    <w:lvl w:ilvl="8">
      <w:start w:val="1"/>
      <w:numFmt w:val="lowerRoman"/>
      <w:lvlText w:val="%9."/>
      <w:lvlJc w:val="right"/>
      <w:pPr>
        <w:tabs>
          <w:tab w:val="num" w:pos="0"/>
        </w:tabs>
        <w:ind w:left="6521" w:hanging="180"/>
      </w:pPr>
    </w:lvl>
  </w:abstractNum>
  <w:abstractNum w:abstractNumId="6" w15:restartNumberingAfterBreak="0">
    <w:nsid w:val="7AC36B55"/>
    <w:multiLevelType w:val="multilevel"/>
    <w:tmpl w:val="CCCE8D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17476951">
    <w:abstractNumId w:val="0"/>
  </w:num>
  <w:num w:numId="2" w16cid:durableId="276450162">
    <w:abstractNumId w:val="3"/>
  </w:num>
  <w:num w:numId="3" w16cid:durableId="61758566">
    <w:abstractNumId w:val="5"/>
  </w:num>
  <w:num w:numId="4" w16cid:durableId="211041979">
    <w:abstractNumId w:val="4"/>
  </w:num>
  <w:num w:numId="5" w16cid:durableId="1055472594">
    <w:abstractNumId w:val="1"/>
  </w:num>
  <w:num w:numId="6" w16cid:durableId="2043479820">
    <w:abstractNumId w:val="6"/>
  </w:num>
  <w:num w:numId="7" w16cid:durableId="1021125237">
    <w:abstractNumId w:val="2"/>
  </w:num>
  <w:num w:numId="8" w16cid:durableId="710156532">
    <w:abstractNumId w:val="6"/>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Singer">
    <w15:presenceInfo w15:providerId="AD" w15:userId="S::Jeremy.Singer@glasgow.ac.uk::e3bb4075-7459-4037-9fe2-5ab61e5351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IwMjazMLW0AJIWJko6SsGpxcWZ+XkgBca1AK2Y6mQsAAAA"/>
  </w:docVars>
  <w:rsids>
    <w:rsidRoot w:val="00F74090"/>
    <w:rsid w:val="000B5681"/>
    <w:rsid w:val="0011468C"/>
    <w:rsid w:val="004527A4"/>
    <w:rsid w:val="00672207"/>
    <w:rsid w:val="006F336E"/>
    <w:rsid w:val="007B4232"/>
    <w:rsid w:val="009E031E"/>
    <w:rsid w:val="00E01AC2"/>
    <w:rsid w:val="00F31D95"/>
    <w:rsid w:val="00F74090"/>
    <w:rsid w:val="0574EA81"/>
    <w:rsid w:val="173300B4"/>
    <w:rsid w:val="1C8929A8"/>
    <w:rsid w:val="28F3A115"/>
    <w:rsid w:val="40006687"/>
    <w:rsid w:val="63AD1DBC"/>
    <w:rsid w:val="63C3439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75F96A80"/>
  <w15:docId w15:val="{CFE2AE55-04FB-5448-9CAA-CCEEEB32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after="200" w:line="276" w:lineRule="auto"/>
    </w:pPr>
    <w:rPr>
      <w:rFonts w:ascii="Calibri" w:hAnsi="Calibri"/>
      <w:lang w:eastAsia="en-US"/>
    </w:rPr>
  </w:style>
  <w:style w:type="paragraph" w:styleId="Heading1">
    <w:name w:val="heading 1"/>
    <w:basedOn w:val="Normal"/>
    <w:next w:val="Normal"/>
    <w:link w:val="Heading1Char"/>
    <w:uiPriority w:val="9"/>
    <w:qFormat/>
    <w:pPr>
      <w:keepNext/>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hd w:val="clear" w:color="auto" w:fill="4F81BD"/>
    </w:rPr>
  </w:style>
  <w:style w:type="paragraph" w:styleId="Heading2">
    <w:name w:val="heading 2"/>
    <w:basedOn w:val="Normal"/>
    <w:next w:val="Normal"/>
    <w:link w:val="Heading2Char"/>
    <w:uiPriority w:val="9"/>
    <w:qFormat/>
    <w:pPr>
      <w:keepNext/>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hd w:val="clear" w:color="auto" w:fill="DBE5F1"/>
    </w:rPr>
  </w:style>
  <w:style w:type="paragraph" w:styleId="Heading3">
    <w:name w:val="heading 3"/>
    <w:basedOn w:val="Normal"/>
    <w:next w:val="Normal"/>
    <w:link w:val="Heading3Char"/>
    <w:uiPriority w:val="9"/>
    <w:qFormat/>
    <w:pPr>
      <w:pBdr>
        <w:top w:val="single" w:sz="6" w:space="2" w:color="4F81BD"/>
        <w:left w:val="single" w:sz="6" w:space="2" w:color="4F81BD"/>
      </w:pBdr>
      <w:spacing w:before="300" w:after="0"/>
      <w:outlineLvl w:val="2"/>
    </w:pPr>
    <w:rPr>
      <w:caps/>
      <w:color w:val="233E5F"/>
      <w:spacing w:val="15"/>
    </w:rPr>
  </w:style>
  <w:style w:type="paragraph" w:styleId="Heading4">
    <w:name w:val="heading 4"/>
    <w:basedOn w:val="Normal"/>
    <w:next w:val="Normal"/>
    <w:link w:val="Heading4Char"/>
    <w:uiPriority w:val="9"/>
    <w:qFormat/>
    <w:pPr>
      <w:pBdr>
        <w:top w:val="dotted" w:sz="6" w:space="2" w:color="4F81BD"/>
        <w:left w:val="dotted" w:sz="6" w:space="2" w:color="4F81BD"/>
      </w:pBdr>
      <w:spacing w:before="300" w:after="0"/>
      <w:outlineLvl w:val="3"/>
    </w:pPr>
    <w:rPr>
      <w:caps/>
      <w:color w:val="365F90"/>
      <w:spacing w:val="10"/>
    </w:rPr>
  </w:style>
  <w:style w:type="paragraph" w:styleId="Heading5">
    <w:name w:val="heading 5"/>
    <w:basedOn w:val="Normal"/>
    <w:next w:val="Normal"/>
    <w:link w:val="Heading5Char"/>
    <w:uiPriority w:val="9"/>
    <w:qFormat/>
    <w:pPr>
      <w:pBdr>
        <w:bottom w:val="single" w:sz="6" w:space="1" w:color="4F81BD"/>
      </w:pBdr>
      <w:spacing w:before="300" w:after="0"/>
      <w:outlineLvl w:val="4"/>
    </w:pPr>
    <w:rPr>
      <w:caps/>
      <w:color w:val="365F90"/>
      <w:spacing w:val="10"/>
    </w:rPr>
  </w:style>
  <w:style w:type="paragraph" w:styleId="Heading6">
    <w:name w:val="heading 6"/>
    <w:basedOn w:val="Normal"/>
    <w:next w:val="Normal"/>
    <w:link w:val="Heading6Char"/>
    <w:uiPriority w:val="9"/>
    <w:qFormat/>
    <w:pPr>
      <w:pBdr>
        <w:bottom w:val="dotted" w:sz="6" w:space="1" w:color="4F81BD"/>
      </w:pBdr>
      <w:spacing w:before="300" w:after="0"/>
      <w:outlineLvl w:val="5"/>
    </w:pPr>
    <w:rPr>
      <w:caps/>
      <w:color w:val="365F90"/>
      <w:spacing w:val="10"/>
    </w:rPr>
  </w:style>
  <w:style w:type="paragraph" w:styleId="Heading7">
    <w:name w:val="heading 7"/>
    <w:basedOn w:val="Normal"/>
    <w:next w:val="Normal"/>
    <w:link w:val="Heading7Char"/>
    <w:uiPriority w:val="9"/>
    <w:qFormat/>
    <w:pPr>
      <w:spacing w:before="300" w:after="0"/>
      <w:outlineLvl w:val="6"/>
    </w:pPr>
    <w:rPr>
      <w:caps/>
      <w:color w:val="365F90"/>
      <w:spacing w:val="10"/>
    </w:rPr>
  </w:style>
  <w:style w:type="paragraph" w:styleId="Heading8">
    <w:name w:val="heading 8"/>
    <w:basedOn w:val="Normal"/>
    <w:next w:val="Normal"/>
    <w:link w:val="Heading8Char"/>
    <w:uiPriority w:val="9"/>
    <w:qFormat/>
    <w:pPr>
      <w:spacing w:before="300" w:after="0"/>
      <w:outlineLvl w:val="7"/>
    </w:pPr>
    <w:rPr>
      <w:caps/>
      <w:spacing w:val="10"/>
      <w:sz w:val="18"/>
      <w:szCs w:val="18"/>
    </w:rPr>
  </w:style>
  <w:style w:type="paragraph" w:styleId="Heading9">
    <w:name w:val="heading 9"/>
    <w:basedOn w:val="Normal"/>
    <w:next w:val="Normal"/>
    <w:link w:val="Heading9Char"/>
    <w:uiPriority w:val="9"/>
    <w:qFormat/>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qFormat/>
    <w:rPr>
      <w:caps/>
      <w:color w:val="233E5F"/>
      <w:spacing w:val="15"/>
    </w:rPr>
  </w:style>
  <w:style w:type="character" w:styleId="Emphasis">
    <w:name w:val="Emphasis"/>
    <w:uiPriority w:val="20"/>
    <w:qFormat/>
    <w:rPr>
      <w:caps/>
      <w:color w:val="233E5F"/>
      <w:spacing w:val="5"/>
    </w:rPr>
  </w:style>
  <w:style w:type="character" w:customStyle="1" w:styleId="Heading2Char">
    <w:name w:val="Heading 2 Char"/>
    <w:link w:val="Heading2"/>
    <w:uiPriority w:val="9"/>
    <w:qFormat/>
    <w:rPr>
      <w:caps/>
      <w:spacing w:val="15"/>
      <w:shd w:val="clear" w:color="auto" w:fill="DBE5F1"/>
    </w:rPr>
  </w:style>
  <w:style w:type="character" w:styleId="PlaceholderText">
    <w:name w:val="Placeholder Text"/>
    <w:uiPriority w:val="99"/>
    <w:qFormat/>
    <w:rPr>
      <w:color w:val="808080"/>
    </w:rPr>
  </w:style>
  <w:style w:type="character" w:customStyle="1" w:styleId="ListParagraphChar">
    <w:name w:val="List Paragraph Char"/>
    <w:link w:val="ListParagraph"/>
    <w:qFormat/>
    <w:rPr>
      <w:sz w:val="20"/>
      <w:szCs w:val="20"/>
    </w:rPr>
  </w:style>
  <w:style w:type="character" w:styleId="Hyperlink">
    <w:name w:val="Hyperlink"/>
    <w:uiPriority w:val="99"/>
    <w:rPr>
      <w:color w:val="0000FF"/>
      <w:u w:val="single"/>
    </w:rPr>
  </w:style>
  <w:style w:type="character" w:customStyle="1" w:styleId="Heading7Char">
    <w:name w:val="Heading 7 Char"/>
    <w:link w:val="Heading7"/>
    <w:uiPriority w:val="9"/>
    <w:qFormat/>
    <w:rPr>
      <w:caps/>
      <w:color w:val="365F90"/>
      <w:spacing w:val="10"/>
    </w:rPr>
  </w:style>
  <w:style w:type="character" w:styleId="IntenseReference">
    <w:name w:val="Intense Reference"/>
    <w:uiPriority w:val="32"/>
    <w:qFormat/>
    <w:rPr>
      <w:b/>
      <w:bCs/>
      <w:i/>
      <w:iCs/>
      <w:caps/>
      <w:color w:val="4F81BD"/>
    </w:rPr>
  </w:style>
  <w:style w:type="character" w:styleId="Strong">
    <w:name w:val="Strong"/>
    <w:uiPriority w:val="22"/>
    <w:qFormat/>
    <w:rPr>
      <w:b/>
      <w:bCs/>
    </w:rPr>
  </w:style>
  <w:style w:type="character" w:customStyle="1" w:styleId="MyCodeCharChar">
    <w:name w:val="MyCode Char Char"/>
    <w:link w:val="MyCode"/>
    <w:qFormat/>
    <w:rPr>
      <w:rFonts w:ascii="Lucida Console" w:hAnsi="Lucida Console" w:cs="Courier New"/>
      <w:spacing w:val="-8"/>
      <w:sz w:val="18"/>
      <w:szCs w:val="20"/>
    </w:rPr>
  </w:style>
  <w:style w:type="character" w:customStyle="1" w:styleId="MyCode-NoIndentCharChar">
    <w:name w:val="MyCode-NoIndent Char Char"/>
    <w:link w:val="MyCode-NoIndent"/>
    <w:qFormat/>
    <w:rPr>
      <w:rFonts w:ascii="Lucida Console" w:hAnsi="Lucida Console" w:cs="Courier New"/>
      <w:spacing w:val="-8"/>
      <w:sz w:val="18"/>
      <w:szCs w:val="20"/>
    </w:rPr>
  </w:style>
  <w:style w:type="character" w:styleId="BookTitle">
    <w:name w:val="Book Title"/>
    <w:uiPriority w:val="33"/>
    <w:qFormat/>
    <w:rPr>
      <w:b/>
      <w:bCs/>
      <w:i/>
      <w:iCs/>
      <w:spacing w:val="9"/>
    </w:rPr>
  </w:style>
  <w:style w:type="character" w:customStyle="1" w:styleId="SubtitleChar">
    <w:name w:val="Subtitle Char"/>
    <w:link w:val="Subtitle"/>
    <w:uiPriority w:val="11"/>
    <w:qFormat/>
    <w:rPr>
      <w:caps/>
      <w:color w:val="565656"/>
      <w:spacing w:val="10"/>
      <w:sz w:val="24"/>
      <w:szCs w:val="24"/>
    </w:rPr>
  </w:style>
  <w:style w:type="character" w:styleId="SubtleReference">
    <w:name w:val="Subtle Reference"/>
    <w:uiPriority w:val="31"/>
    <w:qFormat/>
    <w:rPr>
      <w:b/>
      <w:bCs/>
      <w:color w:val="4F81BD"/>
    </w:rPr>
  </w:style>
  <w:style w:type="character" w:customStyle="1" w:styleId="FooterChar">
    <w:name w:val="Footer Char"/>
    <w:link w:val="Footer"/>
    <w:uiPriority w:val="99"/>
    <w:qFormat/>
    <w:rPr>
      <w:sz w:val="20"/>
      <w:szCs w:val="20"/>
    </w:rPr>
  </w:style>
  <w:style w:type="character" w:customStyle="1" w:styleId="TitleChar">
    <w:name w:val="Title Char"/>
    <w:link w:val="Title"/>
    <w:uiPriority w:val="10"/>
    <w:qFormat/>
    <w:rPr>
      <w:caps/>
      <w:color w:val="4F81BD"/>
      <w:spacing w:val="10"/>
      <w:kern w:val="2"/>
      <w:sz w:val="52"/>
      <w:szCs w:val="52"/>
    </w:rPr>
  </w:style>
  <w:style w:type="character" w:styleId="IntenseEmphasis">
    <w:name w:val="Intense Emphasis"/>
    <w:uiPriority w:val="21"/>
    <w:qFormat/>
    <w:rPr>
      <w:b/>
      <w:bCs/>
      <w:caps/>
      <w:color w:val="233E5F"/>
      <w:spacing w:val="10"/>
    </w:rPr>
  </w:style>
  <w:style w:type="character" w:styleId="SubtleEmphasis">
    <w:name w:val="Subtle Emphasis"/>
    <w:uiPriority w:val="19"/>
    <w:qFormat/>
    <w:rPr>
      <w:i/>
      <w:iCs/>
      <w:color w:val="233E5F"/>
    </w:rPr>
  </w:style>
  <w:style w:type="character" w:customStyle="1" w:styleId="Heading6Char">
    <w:name w:val="Heading 6 Char"/>
    <w:link w:val="Heading6"/>
    <w:uiPriority w:val="9"/>
    <w:qFormat/>
    <w:rPr>
      <w:caps/>
      <w:color w:val="365F90"/>
      <w:spacing w:val="10"/>
    </w:rPr>
  </w:style>
  <w:style w:type="character" w:customStyle="1" w:styleId="Heading4Char">
    <w:name w:val="Heading 4 Char"/>
    <w:link w:val="Heading4"/>
    <w:uiPriority w:val="9"/>
    <w:qFormat/>
    <w:rPr>
      <w:caps/>
      <w:color w:val="365F90"/>
      <w:spacing w:val="10"/>
    </w:rPr>
  </w:style>
  <w:style w:type="character" w:customStyle="1" w:styleId="NoSpacingChar">
    <w:name w:val="No Spacing Char"/>
    <w:link w:val="NoSpacing"/>
    <w:uiPriority w:val="1"/>
    <w:qFormat/>
    <w:rPr>
      <w:rFonts w:ascii="Calibri" w:hAnsi="Calibri"/>
      <w:sz w:val="20"/>
      <w:szCs w:val="20"/>
      <w:lang w:val="en-US" w:eastAsia="en-US"/>
    </w:rPr>
  </w:style>
  <w:style w:type="character" w:customStyle="1" w:styleId="MCU-SpecificCharChar">
    <w:name w:val="MCU-Specific Char Char"/>
    <w:link w:val="MCU-Specific"/>
    <w:qFormat/>
    <w:rPr>
      <w:b/>
      <w:color w:val="B2A0C7"/>
      <w:sz w:val="20"/>
      <w:szCs w:val="20"/>
    </w:rPr>
  </w:style>
  <w:style w:type="character" w:customStyle="1" w:styleId="BlockTextChar">
    <w:name w:val="Block Text Char"/>
    <w:link w:val="BlockText"/>
    <w:qFormat/>
    <w:rPr>
      <w:i/>
      <w:iCs/>
      <w:sz w:val="20"/>
      <w:szCs w:val="20"/>
    </w:rPr>
  </w:style>
  <w:style w:type="character" w:customStyle="1" w:styleId="HeaderChar">
    <w:name w:val="Header Char"/>
    <w:link w:val="Header"/>
    <w:uiPriority w:val="99"/>
    <w:qFormat/>
    <w:rPr>
      <w:sz w:val="20"/>
      <w:szCs w:val="20"/>
    </w:rPr>
  </w:style>
  <w:style w:type="character" w:customStyle="1" w:styleId="Heading9Char">
    <w:name w:val="Heading 9 Char"/>
    <w:link w:val="Heading9"/>
    <w:uiPriority w:val="9"/>
    <w:qFormat/>
    <w:rPr>
      <w:i/>
      <w:caps/>
      <w:spacing w:val="10"/>
      <w:sz w:val="18"/>
      <w:szCs w:val="18"/>
    </w:rPr>
  </w:style>
  <w:style w:type="character" w:customStyle="1" w:styleId="IntenseQuoteChar">
    <w:name w:val="Intense Quote Char"/>
    <w:link w:val="IntenseQuote"/>
    <w:uiPriority w:val="30"/>
    <w:qFormat/>
    <w:rPr>
      <w:i/>
      <w:iCs/>
      <w:color w:val="4F81BD"/>
      <w:sz w:val="20"/>
      <w:szCs w:val="20"/>
    </w:rPr>
  </w:style>
  <w:style w:type="character" w:customStyle="1" w:styleId="Heading8Char">
    <w:name w:val="Heading 8 Char"/>
    <w:link w:val="Heading8"/>
    <w:uiPriority w:val="9"/>
    <w:qFormat/>
    <w:rPr>
      <w:caps/>
      <w:spacing w:val="10"/>
      <w:sz w:val="18"/>
      <w:szCs w:val="18"/>
    </w:rPr>
  </w:style>
  <w:style w:type="character" w:customStyle="1" w:styleId="BalloonTextChar">
    <w:name w:val="Balloon Text Char"/>
    <w:link w:val="BalloonText"/>
    <w:uiPriority w:val="99"/>
    <w:qFormat/>
    <w:rPr>
      <w:rFonts w:ascii="Tahoma" w:hAnsi="Tahoma" w:cs="Tahoma"/>
      <w:sz w:val="16"/>
      <w:szCs w:val="16"/>
    </w:rPr>
  </w:style>
  <w:style w:type="character" w:customStyle="1" w:styleId="MyBulletCharChar">
    <w:name w:val="My Bullet Char Char"/>
    <w:link w:val="MyBullet"/>
    <w:qFormat/>
    <w:rPr>
      <w:sz w:val="20"/>
      <w:szCs w:val="20"/>
    </w:rPr>
  </w:style>
  <w:style w:type="character" w:customStyle="1" w:styleId="Heading1Char">
    <w:name w:val="Heading 1 Char"/>
    <w:link w:val="Heading1"/>
    <w:uiPriority w:val="9"/>
    <w:qFormat/>
    <w:rPr>
      <w:b/>
      <w:bCs/>
      <w:caps/>
      <w:color w:val="FFFFFF"/>
      <w:spacing w:val="15"/>
      <w:shd w:val="clear" w:color="auto" w:fill="4F81BD"/>
    </w:rPr>
  </w:style>
  <w:style w:type="character" w:customStyle="1" w:styleId="Heading5Char">
    <w:name w:val="Heading 5 Char"/>
    <w:link w:val="Heading5"/>
    <w:uiPriority w:val="9"/>
    <w:qFormat/>
    <w:rPr>
      <w:caps/>
      <w:color w:val="365F90"/>
      <w:spacing w:val="10"/>
    </w:rPr>
  </w:style>
  <w:style w:type="character" w:customStyle="1" w:styleId="MyNumberedListCharChar">
    <w:name w:val="My Numbered List Char Char"/>
    <w:link w:val="MyNumberedList"/>
    <w:qFormat/>
    <w:rPr>
      <w:sz w:val="20"/>
      <w:szCs w:val="20"/>
    </w:rPr>
  </w:style>
  <w:style w:type="character" w:customStyle="1" w:styleId="MyAnswerCharChar">
    <w:name w:val="My Answer Char Char"/>
    <w:link w:val="MyAnswer"/>
    <w:qFormat/>
    <w:rPr>
      <w:color w:val="FF0000"/>
      <w:sz w:val="20"/>
      <w:szCs w:val="20"/>
    </w:rPr>
  </w:style>
  <w:style w:type="character" w:customStyle="1" w:styleId="MyCodeAnswerCharChar">
    <w:name w:val="My Code Answer Char Char"/>
    <w:link w:val="MyCodeAnswer"/>
    <w:qFormat/>
    <w:rPr>
      <w:rFonts w:ascii="Lucida Console" w:hAnsi="Lucida Console" w:cs="Courier New"/>
      <w:color w:val="FF0000"/>
      <w:spacing w:val="-8"/>
      <w:sz w:val="18"/>
      <w:szCs w:val="20"/>
    </w:rPr>
  </w:style>
  <w:style w:type="character" w:customStyle="1" w:styleId="QuoteChar">
    <w:name w:val="Quote Char"/>
    <w:link w:val="Quote"/>
    <w:uiPriority w:val="29"/>
    <w:qFormat/>
    <w:rsid w:val="005027FA"/>
    <w:rPr>
      <w:rFonts w:ascii="Calibri" w:hAnsi="Calibri"/>
      <w:i/>
      <w:iCs/>
      <w:lang w:eastAsia="en-US"/>
    </w:rPr>
  </w:style>
  <w:style w:type="character" w:customStyle="1" w:styleId="MyCodeChar">
    <w:name w:val="MyCode Char"/>
    <w:qFormat/>
    <w:rsid w:val="005027FA"/>
    <w:rPr>
      <w:rFonts w:ascii="Lucida Console" w:hAnsi="Lucida Console" w:cs="Courier New"/>
      <w:spacing w:val="-8"/>
      <w:sz w:val="18"/>
      <w:szCs w:val="20"/>
    </w:rPr>
  </w:style>
  <w:style w:type="character" w:customStyle="1" w:styleId="MCU-SpecificChar">
    <w:name w:val="MCU-Specific Char"/>
    <w:qFormat/>
    <w:rsid w:val="005027FA"/>
    <w:rPr>
      <w:b/>
      <w:color w:val="B2A1C7"/>
      <w:sz w:val="20"/>
      <w:szCs w:val="20"/>
    </w:rPr>
  </w:style>
  <w:style w:type="character" w:customStyle="1" w:styleId="MyCode-NoIndentChar">
    <w:name w:val="MyCode-NoIndent Char"/>
    <w:qFormat/>
    <w:rsid w:val="005027FA"/>
  </w:style>
  <w:style w:type="character" w:customStyle="1" w:styleId="MyBulletChar">
    <w:name w:val="My Bullet Char"/>
    <w:qFormat/>
    <w:rsid w:val="005027FA"/>
  </w:style>
  <w:style w:type="character" w:customStyle="1" w:styleId="MyNumberedListChar">
    <w:name w:val="My Numbered List Char"/>
    <w:qFormat/>
    <w:rsid w:val="005027FA"/>
  </w:style>
  <w:style w:type="character" w:customStyle="1" w:styleId="MyAnswerChar">
    <w:name w:val="My Answer Char"/>
    <w:qFormat/>
    <w:rsid w:val="005027FA"/>
    <w:rPr>
      <w:color w:val="FF0000"/>
      <w:sz w:val="20"/>
      <w:szCs w:val="20"/>
    </w:rPr>
  </w:style>
  <w:style w:type="character" w:customStyle="1" w:styleId="MyCodeAnswerChar">
    <w:name w:val="My Code Answer Char"/>
    <w:qFormat/>
    <w:rsid w:val="005027FA"/>
    <w:rPr>
      <w:rFonts w:ascii="Lucida Console" w:hAnsi="Lucida Console" w:cs="Courier New"/>
      <w:color w:val="FF0000"/>
      <w:spacing w:val="-8"/>
      <w:sz w:val="18"/>
      <w:szCs w:val="20"/>
    </w:rPr>
  </w:style>
  <w:style w:type="character" w:styleId="CommentReference">
    <w:name w:val="annotation reference"/>
    <w:uiPriority w:val="99"/>
    <w:semiHidden/>
    <w:unhideWhenUsed/>
    <w:qFormat/>
    <w:rsid w:val="005027FA"/>
    <w:rPr>
      <w:sz w:val="16"/>
      <w:szCs w:val="16"/>
    </w:rPr>
  </w:style>
  <w:style w:type="character" w:customStyle="1" w:styleId="CommentTextChar">
    <w:name w:val="Comment Text Char"/>
    <w:link w:val="CommentText"/>
    <w:uiPriority w:val="99"/>
    <w:semiHidden/>
    <w:qFormat/>
    <w:rsid w:val="005027FA"/>
    <w:rPr>
      <w:rFonts w:ascii="Calibri" w:hAnsi="Calibri"/>
      <w:lang w:eastAsia="en-US"/>
    </w:rPr>
  </w:style>
  <w:style w:type="character" w:customStyle="1" w:styleId="CommentSubjectChar">
    <w:name w:val="Comment Subject Char"/>
    <w:link w:val="CommentSubject"/>
    <w:uiPriority w:val="99"/>
    <w:semiHidden/>
    <w:qFormat/>
    <w:rsid w:val="005027FA"/>
    <w:rPr>
      <w:rFonts w:ascii="Calibri" w:hAnsi="Calibri"/>
      <w:b/>
      <w:bCs/>
      <w:lang w:eastAsia="en-US"/>
    </w:rPr>
  </w:style>
  <w:style w:type="character" w:styleId="PageNumber">
    <w:name w:val="page number"/>
    <w:basedOn w:val="DefaultParagraphFont"/>
    <w:uiPriority w:val="99"/>
    <w:semiHidden/>
    <w:unhideWhenUsed/>
    <w:rsid w:val="007F7942"/>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next w:val="Normal"/>
    <w:uiPriority w:val="35"/>
    <w:qFormat/>
    <w:pPr>
      <w:jc w:val="center"/>
    </w:pPr>
    <w:rPr>
      <w:b/>
      <w:bCs/>
      <w:color w:val="365F90"/>
      <w:sz w:val="16"/>
      <w:szCs w:val="16"/>
    </w:rPr>
  </w:style>
  <w:style w:type="paragraph" w:customStyle="1" w:styleId="Index">
    <w:name w:val="Index"/>
    <w:basedOn w:val="Normal"/>
    <w:qFormat/>
    <w:pPr>
      <w:suppressLineNumbers/>
    </w:pPr>
    <w:rPr>
      <w:rFonts w:cs="Noto Sans Devanagari"/>
    </w:rPr>
  </w:style>
  <w:style w:type="paragraph" w:styleId="IntenseQuote">
    <w:name w:val="Intense Quote"/>
    <w:basedOn w:val="Normal"/>
    <w:next w:val="Normal"/>
    <w:link w:val="IntenseQuoteChar"/>
    <w:uiPriority w:val="30"/>
    <w:qFormat/>
    <w:pPr>
      <w:pBdr>
        <w:top w:val="single" w:sz="4" w:space="10" w:color="4F81BD"/>
        <w:left w:val="single" w:sz="4" w:space="10" w:color="4F81BD"/>
      </w:pBdr>
      <w:spacing w:after="0"/>
      <w:ind w:left="1296" w:right="1152"/>
      <w:jc w:val="both"/>
    </w:pPr>
    <w:rPr>
      <w:i/>
      <w:iCs/>
      <w:color w:val="4F81BD"/>
    </w:rPr>
  </w:style>
  <w:style w:type="paragraph" w:customStyle="1" w:styleId="MyBullet">
    <w:name w:val="My Bullet"/>
    <w:basedOn w:val="ListParagraph"/>
    <w:link w:val="MyBulletCharChar"/>
    <w:qFormat/>
    <w:pPr>
      <w:numPr>
        <w:numId w:val="1"/>
      </w:numPr>
      <w:ind w:left="360"/>
    </w:pPr>
  </w:style>
  <w:style w:type="paragraph" w:styleId="BlockText">
    <w:name w:val="Block Text"/>
    <w:basedOn w:val="Normal"/>
    <w:next w:val="Normal"/>
    <w:link w:val="BlockTextChar"/>
    <w:qFormat/>
    <w:rPr>
      <w:i/>
      <w:iCs/>
    </w:rPr>
  </w:style>
  <w:style w:type="paragraph" w:customStyle="1" w:styleId="NormalWeb1">
    <w:name w:val="Normal (Web)1"/>
    <w:basedOn w:val="Normal"/>
    <w:qFormat/>
    <w:pPr>
      <w:spacing w:beforeAutospacing="1" w:afterAutospacing="1" w:line="240" w:lineRule="auto"/>
    </w:pPr>
    <w:rPr>
      <w:rFonts w:ascii="Times New Roman" w:hAnsi="Times New Roman"/>
      <w:sz w:val="24"/>
      <w:szCs w:val="24"/>
    </w:rPr>
  </w:style>
  <w:style w:type="paragraph" w:styleId="Title">
    <w:name w:val="Title"/>
    <w:basedOn w:val="Normal"/>
    <w:next w:val="Normal"/>
    <w:link w:val="TitleChar"/>
    <w:uiPriority w:val="10"/>
    <w:qFormat/>
    <w:pPr>
      <w:spacing w:before="720"/>
    </w:pPr>
    <w:rPr>
      <w:caps/>
      <w:color w:val="4F81BD"/>
      <w:spacing w:val="10"/>
      <w:kern w:val="2"/>
      <w:sz w:val="52"/>
      <w:szCs w:val="52"/>
    </w:rPr>
  </w:style>
  <w:style w:type="paragraph" w:customStyle="1" w:styleId="MyAnswer">
    <w:name w:val="My Answer"/>
    <w:basedOn w:val="MyNumberedList"/>
    <w:link w:val="MyAnswerCharChar"/>
    <w:qFormat/>
    <w:pPr>
      <w:numPr>
        <w:numId w:val="0"/>
      </w:numPr>
      <w:ind w:left="360"/>
    </w:pPr>
    <w:rPr>
      <w:color w:val="FF0000"/>
    </w:rPr>
  </w:style>
  <w:style w:type="paragraph" w:customStyle="1" w:styleId="MyNumberedList">
    <w:name w:val="My Numbered List"/>
    <w:basedOn w:val="ListParagraph"/>
    <w:link w:val="MyNumberedListCharChar"/>
    <w:qFormat/>
    <w:pPr>
      <w:numPr>
        <w:numId w:val="2"/>
      </w:numPr>
      <w:ind w:left="360"/>
    </w:pPr>
  </w:style>
  <w:style w:type="paragraph" w:styleId="NoSpacing">
    <w:name w:val="No Spacing"/>
    <w:basedOn w:val="Normal"/>
    <w:link w:val="NoSpacingChar"/>
    <w:uiPriority w:val="1"/>
    <w:qFormat/>
    <w:pPr>
      <w:spacing w:before="0" w:after="0" w:line="240" w:lineRule="auto"/>
    </w:pPr>
  </w:style>
  <w:style w:type="paragraph" w:customStyle="1" w:styleId="MCU-Specific">
    <w:name w:val="MCU-Specific"/>
    <w:basedOn w:val="Normal"/>
    <w:link w:val="MCU-SpecificCharChar"/>
    <w:qFormat/>
    <w:rPr>
      <w:b/>
      <w:color w:val="B2A0C7"/>
    </w:rPr>
  </w:style>
  <w:style w:type="paragraph" w:styleId="IndexHeading">
    <w:name w:val="index heading"/>
    <w:basedOn w:val="Heading"/>
  </w:style>
  <w:style w:type="paragraph" w:styleId="TOCHeading">
    <w:name w:val="TOC Heading"/>
    <w:basedOn w:val="Heading1"/>
    <w:next w:val="Normal"/>
    <w:uiPriority w:val="39"/>
    <w:qFormat/>
    <w:pPr>
      <w:outlineLvl w:val="9"/>
    </w:pPr>
  </w:style>
  <w:style w:type="paragraph" w:customStyle="1" w:styleId="MyCode-NoIndent">
    <w:name w:val="MyCode-NoIndent"/>
    <w:basedOn w:val="MyCode"/>
    <w:link w:val="MyCode-NoIndentCharChar"/>
    <w:qFormat/>
    <w:pPr>
      <w:tabs>
        <w:tab w:val="clear" w:pos="720"/>
        <w:tab w:val="clear" w:pos="1080"/>
        <w:tab w:val="clear" w:pos="1440"/>
        <w:tab w:val="clear" w:pos="1800"/>
        <w:tab w:val="clear" w:pos="2160"/>
        <w:tab w:val="clear" w:pos="2520"/>
        <w:tab w:val="clear" w:pos="2880"/>
        <w:tab w:val="clear" w:pos="3240"/>
        <w:tab w:val="clear" w:pos="3600"/>
        <w:tab w:val="left" w:pos="360"/>
      </w:tabs>
      <w:ind w:left="0"/>
    </w:pPr>
  </w:style>
  <w:style w:type="paragraph" w:styleId="BalloonText">
    <w:name w:val="Balloon Text"/>
    <w:basedOn w:val="Normal"/>
    <w:link w:val="BalloonTextChar"/>
    <w:uiPriority w:val="99"/>
    <w:qFormat/>
    <w:pPr>
      <w:spacing w:before="0" w:after="0" w:line="240" w:lineRule="auto"/>
    </w:pPr>
    <w:rPr>
      <w:rFonts w:ascii="Tahoma" w:hAnsi="Tahoma" w:cs="Tahoma"/>
      <w:sz w:val="16"/>
      <w:szCs w:val="16"/>
    </w:rPr>
  </w:style>
  <w:style w:type="paragraph" w:styleId="TOC3">
    <w:name w:val="toc 3"/>
    <w:basedOn w:val="Normal"/>
    <w:next w:val="Normal"/>
    <w:uiPriority w:val="39"/>
    <w:pPr>
      <w:spacing w:after="100"/>
      <w:ind w:left="400"/>
    </w:pPr>
  </w:style>
  <w:style w:type="paragraph" w:styleId="TOC2">
    <w:name w:val="toc 2"/>
    <w:basedOn w:val="Normal"/>
    <w:next w:val="Normal"/>
    <w:uiPriority w:val="39"/>
    <w:pPr>
      <w:spacing w:after="100"/>
      <w:ind w:left="200"/>
    </w:pPr>
  </w:style>
  <w:style w:type="paragraph" w:customStyle="1" w:styleId="MyCode">
    <w:name w:val="MyCode"/>
    <w:basedOn w:val="ListParagraph"/>
    <w:link w:val="MyCodeCharChar"/>
    <w:qFormat/>
    <w:pPr>
      <w:tabs>
        <w:tab w:val="left" w:pos="720"/>
        <w:tab w:val="left" w:pos="1080"/>
        <w:tab w:val="left" w:pos="1440"/>
        <w:tab w:val="left" w:pos="1800"/>
        <w:tab w:val="left" w:pos="2160"/>
        <w:tab w:val="left" w:pos="2520"/>
        <w:tab w:val="left" w:pos="2880"/>
        <w:tab w:val="left" w:pos="3240"/>
        <w:tab w:val="left" w:pos="3600"/>
      </w:tabs>
      <w:ind w:left="360"/>
    </w:pPr>
    <w:rPr>
      <w:rFonts w:ascii="Lucida Console" w:hAnsi="Lucida Console" w:cs="Courier New"/>
      <w:spacing w:val="-8"/>
      <w:sz w:val="18"/>
    </w:rPr>
  </w:style>
  <w:style w:type="paragraph" w:styleId="TOC1">
    <w:name w:val="toc 1"/>
    <w:basedOn w:val="Normal"/>
    <w:next w:val="Normal"/>
    <w:uiPriority w:val="39"/>
    <w:pPr>
      <w:spacing w:after="100"/>
    </w:pPr>
  </w:style>
  <w:style w:type="paragraph" w:customStyle="1" w:styleId="MyCodeAnswer">
    <w:name w:val="My Code Answer"/>
    <w:basedOn w:val="MyCode"/>
    <w:link w:val="MyCodeAnswerCharChar"/>
    <w:qFormat/>
    <w:rPr>
      <w:color w:val="FF0000"/>
    </w:rPr>
  </w:style>
  <w:style w:type="paragraph" w:styleId="Subtitle">
    <w:name w:val="Subtitle"/>
    <w:basedOn w:val="Normal"/>
    <w:next w:val="Normal"/>
    <w:link w:val="SubtitleChar"/>
    <w:uiPriority w:val="11"/>
    <w:qFormat/>
    <w:pPr>
      <w:spacing w:after="1000" w:line="240" w:lineRule="auto"/>
    </w:pPr>
    <w:rPr>
      <w:caps/>
      <w:color w:val="565656"/>
      <w:spacing w:val="10"/>
      <w:sz w:val="24"/>
      <w:szCs w:val="24"/>
    </w:rPr>
  </w:style>
  <w:style w:type="paragraph" w:styleId="ListParagraph">
    <w:name w:val="List Paragraph"/>
    <w:basedOn w:val="Normal"/>
    <w:link w:val="ListParagraphChar"/>
    <w:qFormat/>
    <w:pPr>
      <w:ind w:left="720"/>
      <w:contextualSpacing/>
    </w:p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spacing w:before="0" w:after="0" w:line="240" w:lineRule="auto"/>
    </w:pPr>
  </w:style>
  <w:style w:type="paragraph" w:styleId="Header">
    <w:name w:val="header"/>
    <w:basedOn w:val="Normal"/>
    <w:link w:val="HeaderChar"/>
    <w:uiPriority w:val="99"/>
    <w:pPr>
      <w:tabs>
        <w:tab w:val="center" w:pos="4680"/>
        <w:tab w:val="right" w:pos="9360"/>
      </w:tabs>
      <w:spacing w:before="0" w:after="0" w:line="240" w:lineRule="auto"/>
    </w:pPr>
  </w:style>
  <w:style w:type="paragraph" w:styleId="Quote">
    <w:name w:val="Quote"/>
    <w:basedOn w:val="Normal"/>
    <w:next w:val="Normal"/>
    <w:link w:val="QuoteChar"/>
    <w:uiPriority w:val="29"/>
    <w:qFormat/>
    <w:rsid w:val="005027FA"/>
    <w:rPr>
      <w:i/>
      <w:iCs/>
    </w:rPr>
  </w:style>
  <w:style w:type="paragraph" w:styleId="NormalWeb">
    <w:name w:val="Normal (Web)"/>
    <w:basedOn w:val="Normal"/>
    <w:uiPriority w:val="99"/>
    <w:semiHidden/>
    <w:unhideWhenUsed/>
    <w:qFormat/>
    <w:rsid w:val="005027FA"/>
    <w:pPr>
      <w:spacing w:beforeAutospacing="1" w:afterAutospacing="1" w:line="240" w:lineRule="auto"/>
    </w:pPr>
    <w:rPr>
      <w:rFonts w:ascii="Times New Roman" w:hAnsi="Times New Roman"/>
      <w:sz w:val="24"/>
      <w:szCs w:val="24"/>
    </w:rPr>
  </w:style>
  <w:style w:type="paragraph" w:styleId="CommentText">
    <w:name w:val="annotation text"/>
    <w:basedOn w:val="Normal"/>
    <w:link w:val="CommentTextChar"/>
    <w:uiPriority w:val="99"/>
    <w:semiHidden/>
    <w:unhideWhenUsed/>
    <w:rsid w:val="005027FA"/>
    <w:pPr>
      <w:spacing w:line="240" w:lineRule="auto"/>
    </w:pPr>
  </w:style>
  <w:style w:type="paragraph" w:styleId="CommentSubject">
    <w:name w:val="annotation subject"/>
    <w:basedOn w:val="CommentText"/>
    <w:next w:val="CommentText"/>
    <w:link w:val="CommentSubjectChar"/>
    <w:uiPriority w:val="99"/>
    <w:semiHidden/>
    <w:unhideWhenUsed/>
    <w:qFormat/>
    <w:rsid w:val="005027FA"/>
    <w:rPr>
      <w:b/>
      <w:bCs/>
    </w:rPr>
  </w:style>
  <w:style w:type="paragraph" w:styleId="Revision">
    <w:name w:val="Revision"/>
    <w:uiPriority w:val="99"/>
    <w:semiHidden/>
    <w:qFormat/>
    <w:rsid w:val="001D1A35"/>
    <w:rPr>
      <w:rFonts w:ascii="Calibri" w:hAnsi="Calibri"/>
      <w:lang w:eastAsia="en-U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Comment">
    <w:name w:val="Comment"/>
    <w:basedOn w:val="Normal"/>
    <w:qFormat/>
  </w:style>
  <w:style w:type="table" w:styleId="TableGrid">
    <w:name w:val="Table Grid"/>
    <w:basedOn w:val="TableNormal"/>
    <w:uiPriority w:val="59"/>
    <w:rsid w:val="005027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5027FA"/>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Shading-Accent2">
    <w:name w:val="Light Shading Accent 2"/>
    <w:basedOn w:val="TableNormal"/>
    <w:uiPriority w:val="60"/>
    <w:rsid w:val="005027FA"/>
    <w:rPr>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Light1">
    <w:name w:val="Table Grid Light1"/>
    <w:basedOn w:val="TableNormal"/>
    <w:uiPriority w:val="40"/>
    <w:rsid w:val="005027FA"/>
    <w:pPr>
      <w:spacing w:before="200"/>
    </w:pPr>
    <w:rPr>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2VSTCW3YR7TP-1413294526-63227</_dlc_DocId>
    <_dlc_DocIdUrl xmlns="066b1fa1-e673-41bd-87ba-8687893fe173">
      <Url>https://armh.sharepoint.com/sites/TS-ArmEducationNew/ConTech/_layouts/15/DocIdRedir.aspx?ID=2VSTCW3YR7TP-1413294526-63227</Url>
      <Description>2VSTCW3YR7TP-1413294526-63227</Description>
    </_dlc_DocIdUrl>
  </documentManagement>
</p:properties>
</file>

<file path=customXml/itemProps1.xml><?xml version="1.0" encoding="utf-8"?>
<ds:datastoreItem xmlns:ds="http://schemas.openxmlformats.org/officeDocument/2006/customXml" ds:itemID="{BF36B962-0EAF-4839-A0E4-24753256843A}">
  <ds:schemaRefs>
    <ds:schemaRef ds:uri="http://schemas.microsoft.com/sharepoint/v3/contenttype/forms"/>
  </ds:schemaRefs>
</ds:datastoreItem>
</file>

<file path=customXml/itemProps2.xml><?xml version="1.0" encoding="utf-8"?>
<ds:datastoreItem xmlns:ds="http://schemas.openxmlformats.org/officeDocument/2006/customXml" ds:itemID="{4934A314-A464-4904-A1E4-54E370F49824}">
  <ds:schemaRefs>
    <ds:schemaRef ds:uri="http://schemas.microsoft.com/sharepoint/events"/>
  </ds:schemaRefs>
</ds:datastoreItem>
</file>

<file path=customXml/itemProps3.xml><?xml version="1.0" encoding="utf-8"?>
<ds:datastoreItem xmlns:ds="http://schemas.openxmlformats.org/officeDocument/2006/customXml" ds:itemID="{56948900-D30D-46EC-B6C3-0BD3208E9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9C8B66-E866-4125-9616-D3CD8E7A1819}">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2560</Words>
  <Characters>15002</Characters>
  <Application>Microsoft Office Word</Application>
  <DocSecurity>0</DocSecurity>
  <Lines>555</Lines>
  <Paragraphs>428</Paragraphs>
  <ScaleCrop>false</ScaleCrop>
  <Company>ARM</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Georgios Klokkaris</dc:title>
  <dc:subject/>
  <dc:creator>Tom Cottee Gillbe</dc:creator>
  <dc:description/>
  <cp:lastModifiedBy>Akash Malik</cp:lastModifiedBy>
  <cp:revision>82</cp:revision>
  <dcterms:created xsi:type="dcterms:W3CDTF">2025-11-19T15:28:00Z</dcterms:created>
  <dcterms:modified xsi:type="dcterms:W3CDTF">2026-03-12T16:54:00Z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KSOProductBuildVer">
    <vt:lpwstr>2052-8.1.0.3724</vt:lpwstr>
  </property>
  <property fmtid="{D5CDD505-2E9C-101B-9397-08002B2CF9AE}" pid="4" name="MediaServiceImageTags">
    <vt:lpwstr/>
  </property>
  <property fmtid="{D5CDD505-2E9C-101B-9397-08002B2CF9AE}" pid="5" name="_dlc_DocIdItemGuid">
    <vt:lpwstr>462add75-f75a-4c1f-84f8-1d05183658bf</vt:lpwstr>
  </property>
  <property fmtid="{D5CDD505-2E9C-101B-9397-08002B2CF9AE}" pid="6" name="docLang">
    <vt:lpwstr>en</vt:lpwstr>
  </property>
</Properties>
</file>